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9CE" w:rsidRDefault="00CA0CC7" w:rsidP="000E3D48">
      <w:pPr>
        <w:tabs>
          <w:tab w:val="left" w:pos="5760"/>
        </w:tabs>
      </w:pPr>
      <w:r>
        <w:rPr>
          <w:noProof/>
          <w:sz w:val="32"/>
        </w:rPr>
        <w:drawing>
          <wp:inline distT="0" distB="0" distL="0" distR="0">
            <wp:extent cx="5838854" cy="894994"/>
            <wp:effectExtent l="0" t="19050" r="85696" b="57506"/>
            <wp:docPr id="1" name="Picture 2" descr="FSA_masthead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SA_masthead_logo.jpg"/>
                    <pic:cNvPicPr/>
                  </pic:nvPicPr>
                  <pic:blipFill>
                    <a:blip r:embed="rId11" cstate="print"/>
                    <a:stretch>
                      <a:fillRect/>
                    </a:stretch>
                  </pic:blipFill>
                  <pic:spPr>
                    <a:xfrm>
                      <a:off x="0" y="0"/>
                      <a:ext cx="5838854" cy="894994"/>
                    </a:xfrm>
                    <a:prstGeom prst="rect">
                      <a:avLst/>
                    </a:prstGeom>
                    <a:effectLst>
                      <a:outerShdw blurRad="50800" dist="38100" dir="2700000" algn="tl" rotWithShape="0">
                        <a:prstClr val="black">
                          <a:alpha val="40000"/>
                        </a:prstClr>
                      </a:outerShdw>
                    </a:effectLst>
                  </pic:spPr>
                </pic:pic>
              </a:graphicData>
            </a:graphic>
          </wp:inline>
        </w:drawing>
      </w:r>
    </w:p>
    <w:p w:rsidR="004A29CE" w:rsidRDefault="004A29CE" w:rsidP="004A29CE"/>
    <w:p w:rsidR="004A29CE" w:rsidRPr="00870CD1" w:rsidRDefault="004A29CE" w:rsidP="004A29CE">
      <w:pPr>
        <w:pStyle w:val="Title"/>
      </w:pPr>
      <w:smartTag w:uri="urn:schemas-microsoft-com:office:smarttags" w:element="place">
        <w:smartTag w:uri="urn:schemas-microsoft-com:office:smarttags" w:element="country-region">
          <w:r w:rsidRPr="00870CD1">
            <w:t>U.S.</w:t>
          </w:r>
        </w:smartTag>
      </w:smartTag>
      <w:r w:rsidRPr="00870CD1">
        <w:t xml:space="preserve"> DEPARTMENT OF AGRICULTURE</w:t>
      </w:r>
    </w:p>
    <w:p w:rsidR="004A29CE" w:rsidRPr="00870CD1" w:rsidRDefault="004A29CE" w:rsidP="004A29CE">
      <w:pPr>
        <w:pStyle w:val="Title"/>
      </w:pPr>
      <w:r w:rsidRPr="00870CD1">
        <w:t>FARM SERVICE AGENCY</w:t>
      </w:r>
    </w:p>
    <w:p w:rsidR="004A29CE" w:rsidRDefault="004A29CE" w:rsidP="004A29CE"/>
    <w:p w:rsidR="004A29CE" w:rsidRDefault="004A29CE" w:rsidP="004A29CE">
      <w:pPr>
        <w:pStyle w:val="Subtitle"/>
      </w:pPr>
    </w:p>
    <w:p w:rsidR="004A29CE" w:rsidRPr="00870CD1" w:rsidRDefault="004A29CE" w:rsidP="004A29CE">
      <w:pPr>
        <w:pStyle w:val="Subtitle"/>
      </w:pPr>
      <w:r w:rsidRPr="00870CD1">
        <w:t>Application Transformation and Modernization (ATM)</w:t>
      </w:r>
    </w:p>
    <w:p w:rsidR="004A29CE" w:rsidRPr="008D2EF7" w:rsidRDefault="004A29CE" w:rsidP="004A29CE"/>
    <w:p w:rsidR="004A29CE" w:rsidRDefault="004A29CE" w:rsidP="004A29CE"/>
    <w:p w:rsidR="004A29CE" w:rsidRPr="008D2EF7" w:rsidRDefault="004A29CE" w:rsidP="004A29CE"/>
    <w:p w:rsidR="00CB3068" w:rsidRDefault="00CB3068" w:rsidP="00CB3068">
      <w:pPr>
        <w:pStyle w:val="Subtitle2"/>
      </w:pPr>
      <w:r>
        <w:t>MIDAS</w:t>
      </w:r>
    </w:p>
    <w:p w:rsidR="00CB3068" w:rsidRDefault="00CB3068" w:rsidP="00CB3068">
      <w:pPr>
        <w:pStyle w:val="Subtitle2"/>
      </w:pPr>
      <w:r>
        <w:t>C1-22 Training Plan for Task Order 3</w:t>
      </w:r>
    </w:p>
    <w:p w:rsidR="00CB3068" w:rsidRDefault="00CB3068" w:rsidP="00CB3068">
      <w:pPr>
        <w:pStyle w:val="Subtitle2"/>
      </w:pPr>
    </w:p>
    <w:p w:rsidR="00CB3068" w:rsidRDefault="0076574C" w:rsidP="00CB3068">
      <w:pPr>
        <w:pStyle w:val="Subtitle3"/>
      </w:pPr>
      <w:r>
        <w:t>June 2012</w:t>
      </w:r>
    </w:p>
    <w:p w:rsidR="004A29CE" w:rsidRDefault="004A29CE" w:rsidP="004A29CE">
      <w:pPr>
        <w:pStyle w:val="Subtitle3"/>
      </w:pPr>
    </w:p>
    <w:p w:rsidR="00267AED" w:rsidRDefault="00267AED" w:rsidP="00267AED">
      <w:r>
        <w:br w:type="page"/>
      </w:r>
    </w:p>
    <w:p w:rsidR="001E18E0" w:rsidRPr="0001443C" w:rsidRDefault="001E18E0" w:rsidP="001E18E0">
      <w:pPr>
        <w:pStyle w:val="TOCHeading"/>
        <w:pBdr>
          <w:top w:val="single" w:sz="8" w:space="1" w:color="004800" w:shadow="1"/>
          <w:left w:val="single" w:sz="8" w:space="4" w:color="004800" w:shadow="1"/>
          <w:bottom w:val="single" w:sz="8" w:space="1" w:color="004800" w:shadow="1"/>
          <w:right w:val="single" w:sz="8" w:space="4" w:color="004800" w:shadow="1"/>
        </w:pBdr>
        <w:shd w:val="clear" w:color="auto" w:fill="004800"/>
        <w:spacing w:before="200" w:line="240" w:lineRule="auto"/>
        <w:ind w:left="360" w:hanging="360"/>
        <w:jc w:val="center"/>
        <w:rPr>
          <w:color w:val="FFFFFF"/>
        </w:rPr>
      </w:pPr>
      <w:r>
        <w:rPr>
          <w:color w:val="FFFFFF"/>
        </w:rPr>
        <w:lastRenderedPageBreak/>
        <w:t>Revision History</w:t>
      </w:r>
    </w:p>
    <w:p w:rsidR="001E18E0" w:rsidRDefault="001E18E0" w:rsidP="001E18E0">
      <w:pPr>
        <w:pStyle w:val="USDABody"/>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28"/>
        <w:gridCol w:w="1260"/>
        <w:gridCol w:w="2970"/>
        <w:gridCol w:w="3618"/>
      </w:tblGrid>
      <w:tr w:rsidR="00880CC6" w:rsidRPr="00880CC6" w:rsidTr="000A7792">
        <w:tc>
          <w:tcPr>
            <w:tcW w:w="1728" w:type="dxa"/>
            <w:shd w:val="clear" w:color="auto" w:fill="EEECE1"/>
          </w:tcPr>
          <w:p w:rsidR="001E18E0" w:rsidRPr="00880CC6" w:rsidRDefault="000A7792" w:rsidP="001F56A0">
            <w:pPr>
              <w:pStyle w:val="USDABody"/>
              <w:jc w:val="center"/>
              <w:rPr>
                <w:b/>
                <w:sz w:val="22"/>
                <w:szCs w:val="20"/>
              </w:rPr>
            </w:pPr>
            <w:r w:rsidRPr="00880CC6">
              <w:rPr>
                <w:b/>
                <w:sz w:val="22"/>
                <w:szCs w:val="20"/>
              </w:rPr>
              <w:t>Date</w:t>
            </w:r>
          </w:p>
        </w:tc>
        <w:tc>
          <w:tcPr>
            <w:tcW w:w="1260" w:type="dxa"/>
            <w:shd w:val="clear" w:color="auto" w:fill="EEECE1"/>
          </w:tcPr>
          <w:p w:rsidR="001E18E0" w:rsidRPr="00880CC6" w:rsidRDefault="000A7792" w:rsidP="000A7792">
            <w:pPr>
              <w:pStyle w:val="USDABody"/>
              <w:jc w:val="center"/>
              <w:rPr>
                <w:b/>
                <w:sz w:val="22"/>
                <w:szCs w:val="20"/>
              </w:rPr>
            </w:pPr>
            <w:r w:rsidRPr="00880CC6">
              <w:rPr>
                <w:b/>
                <w:sz w:val="22"/>
                <w:szCs w:val="20"/>
              </w:rPr>
              <w:t>Version</w:t>
            </w:r>
          </w:p>
        </w:tc>
        <w:tc>
          <w:tcPr>
            <w:tcW w:w="2970" w:type="dxa"/>
            <w:shd w:val="clear" w:color="auto" w:fill="EEECE1"/>
          </w:tcPr>
          <w:p w:rsidR="001E18E0" w:rsidRPr="00880CC6" w:rsidRDefault="000A7792" w:rsidP="001F56A0">
            <w:pPr>
              <w:pStyle w:val="USDABody"/>
              <w:jc w:val="center"/>
              <w:rPr>
                <w:b/>
                <w:sz w:val="22"/>
                <w:szCs w:val="20"/>
              </w:rPr>
            </w:pPr>
            <w:r w:rsidRPr="00880CC6">
              <w:rPr>
                <w:b/>
                <w:sz w:val="22"/>
                <w:szCs w:val="20"/>
              </w:rPr>
              <w:t>Document SME/Owner</w:t>
            </w:r>
          </w:p>
        </w:tc>
        <w:tc>
          <w:tcPr>
            <w:tcW w:w="3618" w:type="dxa"/>
            <w:shd w:val="clear" w:color="auto" w:fill="EEECE1"/>
          </w:tcPr>
          <w:p w:rsidR="001E18E0" w:rsidRPr="00880CC6" w:rsidRDefault="000A7792" w:rsidP="00880CC6">
            <w:pPr>
              <w:pStyle w:val="USDABody"/>
              <w:jc w:val="center"/>
              <w:rPr>
                <w:b/>
                <w:sz w:val="22"/>
                <w:szCs w:val="20"/>
              </w:rPr>
            </w:pPr>
            <w:r w:rsidRPr="00880CC6">
              <w:rPr>
                <w:b/>
                <w:sz w:val="22"/>
                <w:szCs w:val="20"/>
              </w:rPr>
              <w:t xml:space="preserve">Description of Changes </w:t>
            </w:r>
          </w:p>
        </w:tc>
      </w:tr>
      <w:tr w:rsidR="00880CC6" w:rsidRPr="00880CC6" w:rsidTr="000A7792">
        <w:tc>
          <w:tcPr>
            <w:tcW w:w="1728" w:type="dxa"/>
          </w:tcPr>
          <w:p w:rsidR="001E18E0" w:rsidRPr="00880CC6" w:rsidRDefault="00AB3CF7" w:rsidP="001F56A0">
            <w:pPr>
              <w:pStyle w:val="USDABody"/>
              <w:rPr>
                <w:sz w:val="20"/>
                <w:szCs w:val="22"/>
              </w:rPr>
            </w:pPr>
            <w:r>
              <w:rPr>
                <w:sz w:val="20"/>
                <w:szCs w:val="22"/>
              </w:rPr>
              <w:t>6/27/2012</w:t>
            </w:r>
          </w:p>
        </w:tc>
        <w:tc>
          <w:tcPr>
            <w:tcW w:w="1260" w:type="dxa"/>
          </w:tcPr>
          <w:p w:rsidR="001E18E0" w:rsidRPr="00880CC6" w:rsidRDefault="00AB3CF7" w:rsidP="001F56A0">
            <w:pPr>
              <w:pStyle w:val="USDABody"/>
              <w:rPr>
                <w:sz w:val="20"/>
                <w:szCs w:val="22"/>
              </w:rPr>
            </w:pPr>
            <w:r>
              <w:rPr>
                <w:sz w:val="20"/>
                <w:szCs w:val="22"/>
              </w:rPr>
              <w:t>1.0</w:t>
            </w:r>
          </w:p>
        </w:tc>
        <w:tc>
          <w:tcPr>
            <w:tcW w:w="2970" w:type="dxa"/>
          </w:tcPr>
          <w:p w:rsidR="001E18E0" w:rsidRPr="00880CC6" w:rsidRDefault="00AB3CF7" w:rsidP="001F56A0">
            <w:pPr>
              <w:pStyle w:val="USDABody"/>
              <w:rPr>
                <w:sz w:val="20"/>
                <w:szCs w:val="22"/>
              </w:rPr>
            </w:pPr>
            <w:r>
              <w:rPr>
                <w:sz w:val="20"/>
                <w:szCs w:val="22"/>
              </w:rPr>
              <w:t>D. Rouse</w:t>
            </w:r>
          </w:p>
        </w:tc>
        <w:tc>
          <w:tcPr>
            <w:tcW w:w="3618" w:type="dxa"/>
          </w:tcPr>
          <w:p w:rsidR="001E18E0" w:rsidRPr="00880CC6" w:rsidRDefault="00AB3CF7" w:rsidP="001F56A0">
            <w:pPr>
              <w:pStyle w:val="USDABody"/>
              <w:rPr>
                <w:sz w:val="20"/>
                <w:szCs w:val="22"/>
              </w:rPr>
            </w:pPr>
            <w:r>
              <w:rPr>
                <w:sz w:val="20"/>
                <w:szCs w:val="22"/>
              </w:rPr>
              <w:t>Initial</w:t>
            </w:r>
          </w:p>
        </w:tc>
      </w:tr>
      <w:tr w:rsidR="00880CC6" w:rsidRPr="00880CC6" w:rsidTr="000A7792">
        <w:tc>
          <w:tcPr>
            <w:tcW w:w="1728" w:type="dxa"/>
          </w:tcPr>
          <w:p w:rsidR="001E18E0" w:rsidRPr="00880CC6" w:rsidRDefault="003F3DAF" w:rsidP="001F56A0">
            <w:pPr>
              <w:pStyle w:val="USDABody"/>
              <w:rPr>
                <w:sz w:val="20"/>
                <w:szCs w:val="22"/>
              </w:rPr>
            </w:pPr>
            <w:r>
              <w:rPr>
                <w:sz w:val="20"/>
                <w:szCs w:val="22"/>
              </w:rPr>
              <w:t>7/10/2012</w:t>
            </w:r>
          </w:p>
        </w:tc>
        <w:tc>
          <w:tcPr>
            <w:tcW w:w="1260" w:type="dxa"/>
          </w:tcPr>
          <w:p w:rsidR="001E18E0" w:rsidRPr="00880CC6" w:rsidRDefault="003F3DAF" w:rsidP="001F56A0">
            <w:pPr>
              <w:pStyle w:val="USDABody"/>
              <w:rPr>
                <w:sz w:val="20"/>
                <w:szCs w:val="22"/>
              </w:rPr>
            </w:pPr>
            <w:r>
              <w:rPr>
                <w:sz w:val="20"/>
                <w:szCs w:val="22"/>
              </w:rPr>
              <w:t>1.0</w:t>
            </w:r>
          </w:p>
        </w:tc>
        <w:tc>
          <w:tcPr>
            <w:tcW w:w="2970" w:type="dxa"/>
          </w:tcPr>
          <w:p w:rsidR="001E18E0" w:rsidRPr="00880CC6" w:rsidRDefault="003F3DAF" w:rsidP="001F56A0">
            <w:pPr>
              <w:pStyle w:val="USDABody"/>
              <w:rPr>
                <w:sz w:val="20"/>
                <w:szCs w:val="22"/>
              </w:rPr>
            </w:pPr>
            <w:r>
              <w:rPr>
                <w:sz w:val="20"/>
                <w:szCs w:val="22"/>
              </w:rPr>
              <w:t>E. Miller</w:t>
            </w:r>
          </w:p>
        </w:tc>
        <w:tc>
          <w:tcPr>
            <w:tcW w:w="3618" w:type="dxa"/>
          </w:tcPr>
          <w:p w:rsidR="001E18E0" w:rsidRPr="00880CC6" w:rsidRDefault="001E18E0" w:rsidP="001F56A0">
            <w:pPr>
              <w:pStyle w:val="USDABody"/>
              <w:rPr>
                <w:sz w:val="20"/>
                <w:szCs w:val="22"/>
              </w:rPr>
            </w:pPr>
          </w:p>
        </w:tc>
      </w:tr>
      <w:tr w:rsidR="00880CC6" w:rsidRPr="00880CC6" w:rsidTr="000A7792">
        <w:tc>
          <w:tcPr>
            <w:tcW w:w="1728" w:type="dxa"/>
          </w:tcPr>
          <w:p w:rsidR="001E18E0" w:rsidRPr="00880CC6" w:rsidRDefault="0097412F" w:rsidP="001F56A0">
            <w:pPr>
              <w:pStyle w:val="USDABody"/>
              <w:rPr>
                <w:sz w:val="20"/>
                <w:szCs w:val="22"/>
              </w:rPr>
            </w:pPr>
            <w:ins w:id="0" w:author="elizabeth.miller" w:date="2012-09-10T13:20:00Z">
              <w:r>
                <w:rPr>
                  <w:sz w:val="20"/>
                  <w:szCs w:val="22"/>
                </w:rPr>
                <w:t>9/11/2012</w:t>
              </w:r>
            </w:ins>
          </w:p>
        </w:tc>
        <w:tc>
          <w:tcPr>
            <w:tcW w:w="1260" w:type="dxa"/>
          </w:tcPr>
          <w:p w:rsidR="001E18E0" w:rsidRPr="00880CC6" w:rsidRDefault="0097412F" w:rsidP="001F56A0">
            <w:pPr>
              <w:pStyle w:val="USDABody"/>
              <w:rPr>
                <w:sz w:val="20"/>
                <w:szCs w:val="22"/>
              </w:rPr>
            </w:pPr>
            <w:ins w:id="1" w:author="elizabeth.miller" w:date="2012-09-10T13:20:00Z">
              <w:r>
                <w:rPr>
                  <w:sz w:val="20"/>
                  <w:szCs w:val="22"/>
                </w:rPr>
                <w:t>1.0</w:t>
              </w:r>
            </w:ins>
          </w:p>
        </w:tc>
        <w:tc>
          <w:tcPr>
            <w:tcW w:w="2970" w:type="dxa"/>
          </w:tcPr>
          <w:p w:rsidR="001E18E0" w:rsidRPr="00880CC6" w:rsidRDefault="0097412F" w:rsidP="001F56A0">
            <w:pPr>
              <w:pStyle w:val="USDABody"/>
              <w:rPr>
                <w:sz w:val="20"/>
                <w:szCs w:val="22"/>
              </w:rPr>
            </w:pPr>
            <w:ins w:id="2" w:author="elizabeth.miller" w:date="2012-09-10T13:20:00Z">
              <w:r>
                <w:rPr>
                  <w:sz w:val="20"/>
                  <w:szCs w:val="22"/>
                </w:rPr>
                <w:t>E. Miller</w:t>
              </w:r>
            </w:ins>
          </w:p>
        </w:tc>
        <w:tc>
          <w:tcPr>
            <w:tcW w:w="3618" w:type="dxa"/>
          </w:tcPr>
          <w:p w:rsidR="001E18E0" w:rsidRPr="00880CC6" w:rsidRDefault="001E18E0" w:rsidP="001F56A0">
            <w:pPr>
              <w:pStyle w:val="USDABody"/>
              <w:rPr>
                <w:sz w:val="20"/>
                <w:szCs w:val="22"/>
              </w:rPr>
            </w:pPr>
          </w:p>
        </w:tc>
      </w:tr>
      <w:tr w:rsidR="00880CC6" w:rsidRPr="00880CC6" w:rsidTr="000A7792">
        <w:tc>
          <w:tcPr>
            <w:tcW w:w="1728" w:type="dxa"/>
          </w:tcPr>
          <w:p w:rsidR="001E18E0" w:rsidRPr="00880CC6" w:rsidRDefault="000532A6" w:rsidP="001F56A0">
            <w:pPr>
              <w:pStyle w:val="USDABody"/>
              <w:rPr>
                <w:sz w:val="20"/>
                <w:szCs w:val="22"/>
              </w:rPr>
            </w:pPr>
            <w:r>
              <w:rPr>
                <w:sz w:val="20"/>
                <w:szCs w:val="22"/>
              </w:rPr>
              <w:t>09/19/2012</w:t>
            </w:r>
          </w:p>
        </w:tc>
        <w:tc>
          <w:tcPr>
            <w:tcW w:w="1260" w:type="dxa"/>
          </w:tcPr>
          <w:p w:rsidR="001E18E0" w:rsidRPr="00880CC6" w:rsidRDefault="000532A6" w:rsidP="001F56A0">
            <w:pPr>
              <w:pStyle w:val="USDABody"/>
              <w:rPr>
                <w:sz w:val="20"/>
                <w:szCs w:val="22"/>
              </w:rPr>
            </w:pPr>
            <w:r>
              <w:rPr>
                <w:sz w:val="20"/>
                <w:szCs w:val="22"/>
              </w:rPr>
              <w:t>1.0</w:t>
            </w:r>
          </w:p>
        </w:tc>
        <w:tc>
          <w:tcPr>
            <w:tcW w:w="2970" w:type="dxa"/>
          </w:tcPr>
          <w:p w:rsidR="001E18E0" w:rsidRPr="00880CC6" w:rsidRDefault="000532A6" w:rsidP="001F56A0">
            <w:pPr>
              <w:pStyle w:val="USDABody"/>
              <w:rPr>
                <w:sz w:val="20"/>
                <w:szCs w:val="22"/>
              </w:rPr>
            </w:pPr>
            <w:r>
              <w:rPr>
                <w:sz w:val="20"/>
                <w:szCs w:val="22"/>
              </w:rPr>
              <w:t>E. Deloatch</w:t>
            </w:r>
          </w:p>
        </w:tc>
        <w:tc>
          <w:tcPr>
            <w:tcW w:w="3618" w:type="dxa"/>
          </w:tcPr>
          <w:p w:rsidR="001E18E0" w:rsidRPr="00880CC6" w:rsidRDefault="000532A6" w:rsidP="001F56A0">
            <w:pPr>
              <w:pStyle w:val="USDABody"/>
              <w:rPr>
                <w:sz w:val="20"/>
                <w:szCs w:val="22"/>
              </w:rPr>
            </w:pPr>
            <w:r>
              <w:rPr>
                <w:sz w:val="20"/>
                <w:szCs w:val="22"/>
              </w:rPr>
              <w:t>Incorporated E. Miller changes</w:t>
            </w:r>
          </w:p>
        </w:tc>
      </w:tr>
      <w:tr w:rsidR="00880CC6" w:rsidRPr="00880CC6" w:rsidTr="000A7792">
        <w:tc>
          <w:tcPr>
            <w:tcW w:w="1728" w:type="dxa"/>
          </w:tcPr>
          <w:p w:rsidR="001E18E0" w:rsidRPr="00880CC6" w:rsidRDefault="001E18E0" w:rsidP="001F56A0">
            <w:pPr>
              <w:pStyle w:val="USDABody"/>
              <w:rPr>
                <w:sz w:val="20"/>
                <w:szCs w:val="22"/>
              </w:rPr>
            </w:pPr>
          </w:p>
        </w:tc>
        <w:tc>
          <w:tcPr>
            <w:tcW w:w="1260" w:type="dxa"/>
          </w:tcPr>
          <w:p w:rsidR="001E18E0" w:rsidRPr="00880CC6" w:rsidRDefault="001E18E0" w:rsidP="001F56A0">
            <w:pPr>
              <w:pStyle w:val="USDABody"/>
              <w:rPr>
                <w:sz w:val="20"/>
                <w:szCs w:val="22"/>
              </w:rPr>
            </w:pPr>
          </w:p>
        </w:tc>
        <w:tc>
          <w:tcPr>
            <w:tcW w:w="2970" w:type="dxa"/>
          </w:tcPr>
          <w:p w:rsidR="001E18E0" w:rsidRPr="00880CC6" w:rsidRDefault="001E18E0" w:rsidP="001F56A0">
            <w:pPr>
              <w:pStyle w:val="USDABody"/>
              <w:rPr>
                <w:sz w:val="20"/>
                <w:szCs w:val="22"/>
              </w:rPr>
            </w:pPr>
          </w:p>
        </w:tc>
        <w:tc>
          <w:tcPr>
            <w:tcW w:w="3618" w:type="dxa"/>
          </w:tcPr>
          <w:p w:rsidR="001E18E0" w:rsidRPr="00880CC6" w:rsidRDefault="001E18E0" w:rsidP="001F56A0">
            <w:pPr>
              <w:pStyle w:val="USDABody"/>
              <w:rPr>
                <w:sz w:val="20"/>
                <w:szCs w:val="22"/>
              </w:rPr>
            </w:pPr>
          </w:p>
        </w:tc>
      </w:tr>
      <w:tr w:rsidR="00880CC6" w:rsidRPr="00880CC6" w:rsidTr="000A7792">
        <w:tc>
          <w:tcPr>
            <w:tcW w:w="1728" w:type="dxa"/>
          </w:tcPr>
          <w:p w:rsidR="001E18E0" w:rsidRPr="00880CC6" w:rsidRDefault="001E18E0" w:rsidP="001F56A0">
            <w:pPr>
              <w:pStyle w:val="USDABody"/>
              <w:rPr>
                <w:sz w:val="20"/>
                <w:szCs w:val="22"/>
              </w:rPr>
            </w:pPr>
          </w:p>
        </w:tc>
        <w:tc>
          <w:tcPr>
            <w:tcW w:w="1260" w:type="dxa"/>
          </w:tcPr>
          <w:p w:rsidR="001E18E0" w:rsidRPr="00880CC6" w:rsidRDefault="001E18E0" w:rsidP="001F56A0">
            <w:pPr>
              <w:pStyle w:val="USDABody"/>
              <w:rPr>
                <w:sz w:val="20"/>
                <w:szCs w:val="22"/>
              </w:rPr>
            </w:pPr>
          </w:p>
        </w:tc>
        <w:tc>
          <w:tcPr>
            <w:tcW w:w="2970" w:type="dxa"/>
          </w:tcPr>
          <w:p w:rsidR="001E18E0" w:rsidRPr="00880CC6" w:rsidRDefault="001E18E0" w:rsidP="001F56A0">
            <w:pPr>
              <w:pStyle w:val="USDABody"/>
              <w:rPr>
                <w:sz w:val="20"/>
                <w:szCs w:val="22"/>
              </w:rPr>
            </w:pPr>
          </w:p>
        </w:tc>
        <w:tc>
          <w:tcPr>
            <w:tcW w:w="3618" w:type="dxa"/>
          </w:tcPr>
          <w:p w:rsidR="001E18E0" w:rsidRPr="00880CC6" w:rsidRDefault="001E18E0" w:rsidP="001F56A0">
            <w:pPr>
              <w:pStyle w:val="USDABody"/>
              <w:rPr>
                <w:sz w:val="20"/>
                <w:szCs w:val="22"/>
              </w:rPr>
            </w:pPr>
          </w:p>
        </w:tc>
      </w:tr>
      <w:tr w:rsidR="00880CC6" w:rsidRPr="00880CC6" w:rsidTr="000A7792">
        <w:tc>
          <w:tcPr>
            <w:tcW w:w="1728" w:type="dxa"/>
          </w:tcPr>
          <w:p w:rsidR="001E18E0" w:rsidRPr="00880CC6" w:rsidRDefault="001E18E0" w:rsidP="001F56A0">
            <w:pPr>
              <w:pStyle w:val="USDABody"/>
              <w:rPr>
                <w:sz w:val="20"/>
                <w:szCs w:val="22"/>
              </w:rPr>
            </w:pPr>
          </w:p>
        </w:tc>
        <w:tc>
          <w:tcPr>
            <w:tcW w:w="1260" w:type="dxa"/>
          </w:tcPr>
          <w:p w:rsidR="001E18E0" w:rsidRPr="00880CC6" w:rsidRDefault="001E18E0" w:rsidP="001F56A0">
            <w:pPr>
              <w:pStyle w:val="USDABody"/>
              <w:rPr>
                <w:sz w:val="20"/>
                <w:szCs w:val="22"/>
              </w:rPr>
            </w:pPr>
          </w:p>
        </w:tc>
        <w:tc>
          <w:tcPr>
            <w:tcW w:w="2970" w:type="dxa"/>
          </w:tcPr>
          <w:p w:rsidR="001E18E0" w:rsidRPr="00880CC6" w:rsidRDefault="001E18E0" w:rsidP="001F56A0">
            <w:pPr>
              <w:pStyle w:val="USDABody"/>
              <w:rPr>
                <w:sz w:val="20"/>
                <w:szCs w:val="22"/>
              </w:rPr>
            </w:pPr>
          </w:p>
        </w:tc>
        <w:tc>
          <w:tcPr>
            <w:tcW w:w="3618" w:type="dxa"/>
          </w:tcPr>
          <w:p w:rsidR="001E18E0" w:rsidRPr="00880CC6" w:rsidRDefault="001E18E0" w:rsidP="001F56A0">
            <w:pPr>
              <w:pStyle w:val="USDABody"/>
              <w:rPr>
                <w:sz w:val="20"/>
                <w:szCs w:val="22"/>
              </w:rPr>
            </w:pPr>
          </w:p>
        </w:tc>
      </w:tr>
      <w:tr w:rsidR="00880CC6" w:rsidRPr="00880CC6" w:rsidTr="000A7792">
        <w:tc>
          <w:tcPr>
            <w:tcW w:w="1728" w:type="dxa"/>
          </w:tcPr>
          <w:p w:rsidR="001E18E0" w:rsidRPr="00880CC6" w:rsidRDefault="001E18E0" w:rsidP="001F56A0">
            <w:pPr>
              <w:pStyle w:val="USDABody"/>
              <w:rPr>
                <w:sz w:val="20"/>
                <w:szCs w:val="22"/>
              </w:rPr>
            </w:pPr>
          </w:p>
        </w:tc>
        <w:tc>
          <w:tcPr>
            <w:tcW w:w="1260" w:type="dxa"/>
          </w:tcPr>
          <w:p w:rsidR="001E18E0" w:rsidRPr="00880CC6" w:rsidRDefault="001E18E0" w:rsidP="001F56A0">
            <w:pPr>
              <w:pStyle w:val="USDABody"/>
              <w:rPr>
                <w:sz w:val="20"/>
                <w:szCs w:val="22"/>
              </w:rPr>
            </w:pPr>
          </w:p>
        </w:tc>
        <w:tc>
          <w:tcPr>
            <w:tcW w:w="2970" w:type="dxa"/>
          </w:tcPr>
          <w:p w:rsidR="001E18E0" w:rsidRPr="00880CC6" w:rsidRDefault="001E18E0" w:rsidP="001F56A0">
            <w:pPr>
              <w:pStyle w:val="USDABody"/>
              <w:rPr>
                <w:sz w:val="20"/>
                <w:szCs w:val="22"/>
              </w:rPr>
            </w:pPr>
          </w:p>
        </w:tc>
        <w:tc>
          <w:tcPr>
            <w:tcW w:w="3618" w:type="dxa"/>
          </w:tcPr>
          <w:p w:rsidR="001E18E0" w:rsidRPr="00880CC6" w:rsidRDefault="001E18E0" w:rsidP="001F56A0">
            <w:pPr>
              <w:pStyle w:val="USDABody"/>
              <w:rPr>
                <w:sz w:val="20"/>
                <w:szCs w:val="22"/>
              </w:rPr>
            </w:pPr>
          </w:p>
        </w:tc>
      </w:tr>
      <w:tr w:rsidR="00880CC6" w:rsidRPr="00880CC6" w:rsidTr="000A7792">
        <w:tc>
          <w:tcPr>
            <w:tcW w:w="1728" w:type="dxa"/>
          </w:tcPr>
          <w:p w:rsidR="001E18E0" w:rsidRPr="00880CC6" w:rsidRDefault="001E18E0" w:rsidP="001F56A0">
            <w:pPr>
              <w:pStyle w:val="USDABody"/>
              <w:rPr>
                <w:sz w:val="20"/>
                <w:szCs w:val="22"/>
              </w:rPr>
            </w:pPr>
          </w:p>
        </w:tc>
        <w:tc>
          <w:tcPr>
            <w:tcW w:w="1260" w:type="dxa"/>
          </w:tcPr>
          <w:p w:rsidR="001E18E0" w:rsidRPr="00880CC6" w:rsidRDefault="001E18E0" w:rsidP="001F56A0">
            <w:pPr>
              <w:pStyle w:val="USDABody"/>
              <w:rPr>
                <w:sz w:val="20"/>
                <w:szCs w:val="22"/>
              </w:rPr>
            </w:pPr>
          </w:p>
        </w:tc>
        <w:tc>
          <w:tcPr>
            <w:tcW w:w="2970" w:type="dxa"/>
          </w:tcPr>
          <w:p w:rsidR="001E18E0" w:rsidRPr="00880CC6" w:rsidRDefault="001E18E0" w:rsidP="001F56A0">
            <w:pPr>
              <w:pStyle w:val="USDABody"/>
              <w:rPr>
                <w:sz w:val="20"/>
                <w:szCs w:val="22"/>
              </w:rPr>
            </w:pPr>
          </w:p>
        </w:tc>
        <w:tc>
          <w:tcPr>
            <w:tcW w:w="3618" w:type="dxa"/>
          </w:tcPr>
          <w:p w:rsidR="001E18E0" w:rsidRPr="00880CC6" w:rsidRDefault="001E18E0" w:rsidP="001F56A0">
            <w:pPr>
              <w:pStyle w:val="USDABody"/>
              <w:rPr>
                <w:sz w:val="20"/>
                <w:szCs w:val="22"/>
              </w:rPr>
            </w:pPr>
          </w:p>
        </w:tc>
      </w:tr>
      <w:tr w:rsidR="00880CC6" w:rsidRPr="00880CC6" w:rsidTr="000A7792">
        <w:tc>
          <w:tcPr>
            <w:tcW w:w="1728" w:type="dxa"/>
          </w:tcPr>
          <w:p w:rsidR="001E18E0" w:rsidRPr="00880CC6" w:rsidRDefault="001E18E0" w:rsidP="001F56A0">
            <w:pPr>
              <w:pStyle w:val="USDABody"/>
              <w:rPr>
                <w:sz w:val="20"/>
                <w:szCs w:val="22"/>
              </w:rPr>
            </w:pPr>
          </w:p>
        </w:tc>
        <w:tc>
          <w:tcPr>
            <w:tcW w:w="1260" w:type="dxa"/>
          </w:tcPr>
          <w:p w:rsidR="001E18E0" w:rsidRPr="00880CC6" w:rsidRDefault="001E18E0" w:rsidP="001F56A0">
            <w:pPr>
              <w:pStyle w:val="USDABody"/>
              <w:rPr>
                <w:sz w:val="20"/>
                <w:szCs w:val="22"/>
              </w:rPr>
            </w:pPr>
          </w:p>
        </w:tc>
        <w:tc>
          <w:tcPr>
            <w:tcW w:w="2970" w:type="dxa"/>
          </w:tcPr>
          <w:p w:rsidR="001E18E0" w:rsidRPr="00880CC6" w:rsidRDefault="001E18E0" w:rsidP="001F56A0">
            <w:pPr>
              <w:pStyle w:val="USDABody"/>
              <w:rPr>
                <w:sz w:val="20"/>
                <w:szCs w:val="22"/>
              </w:rPr>
            </w:pPr>
          </w:p>
        </w:tc>
        <w:tc>
          <w:tcPr>
            <w:tcW w:w="3618" w:type="dxa"/>
          </w:tcPr>
          <w:p w:rsidR="001E18E0" w:rsidRPr="00880CC6" w:rsidRDefault="001E18E0" w:rsidP="001F56A0">
            <w:pPr>
              <w:pStyle w:val="USDABody"/>
              <w:rPr>
                <w:sz w:val="20"/>
                <w:szCs w:val="22"/>
              </w:rPr>
            </w:pPr>
          </w:p>
        </w:tc>
      </w:tr>
      <w:tr w:rsidR="00880CC6" w:rsidRPr="00880CC6" w:rsidTr="000A7792">
        <w:tc>
          <w:tcPr>
            <w:tcW w:w="1728" w:type="dxa"/>
          </w:tcPr>
          <w:p w:rsidR="001E18E0" w:rsidRPr="00880CC6" w:rsidRDefault="001E18E0" w:rsidP="001F56A0">
            <w:pPr>
              <w:pStyle w:val="USDABody"/>
              <w:rPr>
                <w:sz w:val="20"/>
                <w:szCs w:val="22"/>
              </w:rPr>
            </w:pPr>
          </w:p>
        </w:tc>
        <w:tc>
          <w:tcPr>
            <w:tcW w:w="1260" w:type="dxa"/>
          </w:tcPr>
          <w:p w:rsidR="001E18E0" w:rsidRPr="00880CC6" w:rsidRDefault="001E18E0" w:rsidP="001F56A0">
            <w:pPr>
              <w:pStyle w:val="USDABody"/>
              <w:rPr>
                <w:sz w:val="20"/>
                <w:szCs w:val="22"/>
              </w:rPr>
            </w:pPr>
          </w:p>
        </w:tc>
        <w:tc>
          <w:tcPr>
            <w:tcW w:w="2970" w:type="dxa"/>
          </w:tcPr>
          <w:p w:rsidR="001E18E0" w:rsidRPr="00880CC6" w:rsidRDefault="001E18E0" w:rsidP="001F56A0">
            <w:pPr>
              <w:pStyle w:val="USDABody"/>
              <w:rPr>
                <w:sz w:val="20"/>
                <w:szCs w:val="22"/>
              </w:rPr>
            </w:pPr>
          </w:p>
        </w:tc>
        <w:tc>
          <w:tcPr>
            <w:tcW w:w="3618" w:type="dxa"/>
          </w:tcPr>
          <w:p w:rsidR="001E18E0" w:rsidRPr="00880CC6" w:rsidRDefault="001E18E0" w:rsidP="001F56A0">
            <w:pPr>
              <w:pStyle w:val="USDABody"/>
              <w:rPr>
                <w:sz w:val="20"/>
                <w:szCs w:val="22"/>
              </w:rPr>
            </w:pPr>
          </w:p>
        </w:tc>
      </w:tr>
    </w:tbl>
    <w:p w:rsidR="001E18E0" w:rsidRDefault="001E18E0" w:rsidP="001E18E0">
      <w:pPr>
        <w:pStyle w:val="USDABody"/>
      </w:pPr>
    </w:p>
    <w:p w:rsidR="001E18E0" w:rsidRDefault="001E18E0">
      <w:pPr>
        <w:spacing w:after="0" w:line="240" w:lineRule="auto"/>
        <w:rPr>
          <w:rFonts w:ascii="Times New Roman" w:eastAsia="Times New Roman" w:hAnsi="Times New Roman"/>
          <w:bCs/>
          <w:iCs/>
          <w:sz w:val="24"/>
          <w:szCs w:val="24"/>
        </w:rPr>
      </w:pPr>
      <w:r>
        <w:br w:type="page"/>
      </w:r>
    </w:p>
    <w:p w:rsidR="00267AED" w:rsidRPr="0001443C" w:rsidRDefault="00267AED" w:rsidP="00267AED">
      <w:pPr>
        <w:pStyle w:val="TOCHeading"/>
        <w:pBdr>
          <w:top w:val="single" w:sz="8" w:space="1" w:color="004800" w:shadow="1"/>
          <w:left w:val="single" w:sz="8" w:space="4" w:color="004800" w:shadow="1"/>
          <w:bottom w:val="single" w:sz="8" w:space="1" w:color="004800" w:shadow="1"/>
          <w:right w:val="single" w:sz="8" w:space="4" w:color="004800" w:shadow="1"/>
        </w:pBdr>
        <w:shd w:val="clear" w:color="auto" w:fill="004800"/>
        <w:spacing w:before="200" w:line="240" w:lineRule="auto"/>
        <w:ind w:left="360" w:hanging="360"/>
        <w:jc w:val="center"/>
        <w:rPr>
          <w:color w:val="FFFFFF"/>
        </w:rPr>
      </w:pPr>
      <w:r w:rsidRPr="0001443C">
        <w:rPr>
          <w:color w:val="FFFFFF"/>
        </w:rPr>
        <w:lastRenderedPageBreak/>
        <w:t>Table of Contents</w:t>
      </w:r>
    </w:p>
    <w:p w:rsidR="00FF3700" w:rsidRDefault="00F31D09">
      <w:pPr>
        <w:pStyle w:val="TOC1"/>
        <w:tabs>
          <w:tab w:val="left" w:pos="440"/>
          <w:tab w:val="right" w:leader="dot" w:pos="9350"/>
        </w:tabs>
        <w:rPr>
          <w:rFonts w:asciiTheme="minorHAnsi" w:eastAsiaTheme="minorEastAsia" w:hAnsiTheme="minorHAnsi" w:cstheme="minorBidi"/>
          <w:noProof/>
        </w:rPr>
      </w:pPr>
      <w:r w:rsidRPr="00F31D09">
        <w:rPr>
          <w:rFonts w:ascii="Times New Roman" w:hAnsi="Times New Roman"/>
          <w:sz w:val="24"/>
        </w:rPr>
        <w:fldChar w:fldCharType="begin"/>
      </w:r>
      <w:r w:rsidR="00267AED" w:rsidRPr="00DC21E6">
        <w:rPr>
          <w:rFonts w:ascii="Times New Roman" w:hAnsi="Times New Roman"/>
          <w:sz w:val="24"/>
        </w:rPr>
        <w:instrText xml:space="preserve"> TOC \o "1-3" \h \z \t "USDA Heading 1,1,USDA Heading 2,2,USDA Heading 3,3" </w:instrText>
      </w:r>
      <w:r w:rsidRPr="00F31D09">
        <w:rPr>
          <w:rFonts w:ascii="Times New Roman" w:hAnsi="Times New Roman"/>
          <w:sz w:val="24"/>
        </w:rPr>
        <w:fldChar w:fldCharType="separate"/>
      </w:r>
      <w:hyperlink w:anchor="_Toc335924008" w:history="1">
        <w:r w:rsidR="00FF3700" w:rsidRPr="00FE6D89">
          <w:rPr>
            <w:rStyle w:val="Hyperlink"/>
            <w:rFonts w:cs="System"/>
            <w:caps/>
            <w:noProof/>
          </w:rPr>
          <w:t>1</w:t>
        </w:r>
        <w:r w:rsidR="00FF3700">
          <w:rPr>
            <w:rFonts w:asciiTheme="minorHAnsi" w:eastAsiaTheme="minorEastAsia" w:hAnsiTheme="minorHAnsi" w:cstheme="minorBidi"/>
            <w:noProof/>
          </w:rPr>
          <w:tab/>
        </w:r>
        <w:r w:rsidR="00FF3700" w:rsidRPr="00FE6D89">
          <w:rPr>
            <w:rStyle w:val="Hyperlink"/>
            <w:noProof/>
          </w:rPr>
          <w:t>Introduction</w:t>
        </w:r>
        <w:r w:rsidR="00FF3700">
          <w:rPr>
            <w:noProof/>
            <w:webHidden/>
          </w:rPr>
          <w:tab/>
        </w:r>
        <w:r w:rsidR="00FF3700">
          <w:rPr>
            <w:noProof/>
            <w:webHidden/>
          </w:rPr>
          <w:fldChar w:fldCharType="begin"/>
        </w:r>
        <w:r w:rsidR="00FF3700">
          <w:rPr>
            <w:noProof/>
            <w:webHidden/>
          </w:rPr>
          <w:instrText xml:space="preserve"> PAGEREF _Toc335924008 \h </w:instrText>
        </w:r>
        <w:r w:rsidR="00FF3700">
          <w:rPr>
            <w:noProof/>
            <w:webHidden/>
          </w:rPr>
        </w:r>
        <w:r w:rsidR="00FF3700">
          <w:rPr>
            <w:noProof/>
            <w:webHidden/>
          </w:rPr>
          <w:fldChar w:fldCharType="separate"/>
        </w:r>
        <w:r w:rsidR="00FF3700">
          <w:rPr>
            <w:noProof/>
            <w:webHidden/>
          </w:rPr>
          <w:t>12</w:t>
        </w:r>
        <w:r w:rsidR="00FF3700">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09" w:history="1">
        <w:r w:rsidRPr="00FE6D89">
          <w:rPr>
            <w:rStyle w:val="Hyperlink"/>
            <w:rFonts w:cs="System"/>
            <w:noProof/>
          </w:rPr>
          <w:t>1.1</w:t>
        </w:r>
        <w:r>
          <w:rPr>
            <w:rFonts w:asciiTheme="minorHAnsi" w:eastAsiaTheme="minorEastAsia" w:hAnsiTheme="minorHAnsi" w:cstheme="minorBidi"/>
            <w:noProof/>
          </w:rPr>
          <w:tab/>
        </w:r>
        <w:r w:rsidRPr="00FE6D89">
          <w:rPr>
            <w:rStyle w:val="Hyperlink"/>
            <w:noProof/>
          </w:rPr>
          <w:t>FSA MIDAS Project Team Training Introduction</w:t>
        </w:r>
        <w:r>
          <w:rPr>
            <w:noProof/>
            <w:webHidden/>
          </w:rPr>
          <w:tab/>
        </w:r>
        <w:r>
          <w:rPr>
            <w:noProof/>
            <w:webHidden/>
          </w:rPr>
          <w:fldChar w:fldCharType="begin"/>
        </w:r>
        <w:r>
          <w:rPr>
            <w:noProof/>
            <w:webHidden/>
          </w:rPr>
          <w:instrText xml:space="preserve"> PAGEREF _Toc335924009 \h </w:instrText>
        </w:r>
        <w:r>
          <w:rPr>
            <w:noProof/>
            <w:webHidden/>
          </w:rPr>
        </w:r>
        <w:r>
          <w:rPr>
            <w:noProof/>
            <w:webHidden/>
          </w:rPr>
          <w:fldChar w:fldCharType="separate"/>
        </w:r>
        <w:r>
          <w:rPr>
            <w:noProof/>
            <w:webHidden/>
          </w:rPr>
          <w:t>12</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10" w:history="1">
        <w:r w:rsidRPr="00FE6D89">
          <w:rPr>
            <w:rStyle w:val="Hyperlink"/>
            <w:rFonts w:cs="System"/>
            <w:noProof/>
          </w:rPr>
          <w:t>1.2</w:t>
        </w:r>
        <w:r>
          <w:rPr>
            <w:rFonts w:asciiTheme="minorHAnsi" w:eastAsiaTheme="minorEastAsia" w:hAnsiTheme="minorHAnsi" w:cstheme="minorBidi"/>
            <w:noProof/>
          </w:rPr>
          <w:tab/>
        </w:r>
        <w:r w:rsidRPr="00FE6D89">
          <w:rPr>
            <w:rStyle w:val="Hyperlink"/>
            <w:noProof/>
          </w:rPr>
          <w:t>MIDAS SI Training Team Training Introduction</w:t>
        </w:r>
        <w:r>
          <w:rPr>
            <w:noProof/>
            <w:webHidden/>
          </w:rPr>
          <w:tab/>
        </w:r>
        <w:r>
          <w:rPr>
            <w:noProof/>
            <w:webHidden/>
          </w:rPr>
          <w:fldChar w:fldCharType="begin"/>
        </w:r>
        <w:r>
          <w:rPr>
            <w:noProof/>
            <w:webHidden/>
          </w:rPr>
          <w:instrText xml:space="preserve"> PAGEREF _Toc335924010 \h </w:instrText>
        </w:r>
        <w:r>
          <w:rPr>
            <w:noProof/>
            <w:webHidden/>
          </w:rPr>
        </w:r>
        <w:r>
          <w:rPr>
            <w:noProof/>
            <w:webHidden/>
          </w:rPr>
          <w:fldChar w:fldCharType="separate"/>
        </w:r>
        <w:r>
          <w:rPr>
            <w:noProof/>
            <w:webHidden/>
          </w:rPr>
          <w:t>13</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11" w:history="1">
        <w:r w:rsidRPr="00FE6D89">
          <w:rPr>
            <w:rStyle w:val="Hyperlink"/>
            <w:rFonts w:cs="System"/>
            <w:noProof/>
          </w:rPr>
          <w:t>1.3</w:t>
        </w:r>
        <w:r>
          <w:rPr>
            <w:rFonts w:asciiTheme="minorHAnsi" w:eastAsiaTheme="minorEastAsia" w:hAnsiTheme="minorHAnsi" w:cstheme="minorBidi"/>
            <w:noProof/>
          </w:rPr>
          <w:tab/>
        </w:r>
        <w:r w:rsidRPr="00FE6D89">
          <w:rPr>
            <w:rStyle w:val="Hyperlink"/>
            <w:noProof/>
          </w:rPr>
          <w:t>Scope</w:t>
        </w:r>
        <w:r>
          <w:rPr>
            <w:noProof/>
            <w:webHidden/>
          </w:rPr>
          <w:tab/>
        </w:r>
        <w:r>
          <w:rPr>
            <w:noProof/>
            <w:webHidden/>
          </w:rPr>
          <w:fldChar w:fldCharType="begin"/>
        </w:r>
        <w:r>
          <w:rPr>
            <w:noProof/>
            <w:webHidden/>
          </w:rPr>
          <w:instrText xml:space="preserve"> PAGEREF _Toc335924011 \h </w:instrText>
        </w:r>
        <w:r>
          <w:rPr>
            <w:noProof/>
            <w:webHidden/>
          </w:rPr>
        </w:r>
        <w:r>
          <w:rPr>
            <w:noProof/>
            <w:webHidden/>
          </w:rPr>
          <w:fldChar w:fldCharType="separate"/>
        </w:r>
        <w:r>
          <w:rPr>
            <w:noProof/>
            <w:webHidden/>
          </w:rPr>
          <w:t>14</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12" w:history="1">
        <w:r w:rsidRPr="00FE6D89">
          <w:rPr>
            <w:rStyle w:val="Hyperlink"/>
            <w:rFonts w:cs="System"/>
            <w:noProof/>
          </w:rPr>
          <w:t>1.3.1</w:t>
        </w:r>
        <w:r>
          <w:rPr>
            <w:rFonts w:asciiTheme="minorHAnsi" w:eastAsiaTheme="minorEastAsia" w:hAnsiTheme="minorHAnsi" w:cstheme="minorBidi"/>
            <w:noProof/>
          </w:rPr>
          <w:tab/>
        </w:r>
        <w:r w:rsidRPr="00FE6D89">
          <w:rPr>
            <w:rStyle w:val="Hyperlink"/>
            <w:noProof/>
          </w:rPr>
          <w:t>Project Team Training Scope</w:t>
        </w:r>
        <w:r>
          <w:rPr>
            <w:noProof/>
            <w:webHidden/>
          </w:rPr>
          <w:tab/>
        </w:r>
        <w:r>
          <w:rPr>
            <w:noProof/>
            <w:webHidden/>
          </w:rPr>
          <w:fldChar w:fldCharType="begin"/>
        </w:r>
        <w:r>
          <w:rPr>
            <w:noProof/>
            <w:webHidden/>
          </w:rPr>
          <w:instrText xml:space="preserve"> PAGEREF _Toc335924012 \h </w:instrText>
        </w:r>
        <w:r>
          <w:rPr>
            <w:noProof/>
            <w:webHidden/>
          </w:rPr>
        </w:r>
        <w:r>
          <w:rPr>
            <w:noProof/>
            <w:webHidden/>
          </w:rPr>
          <w:fldChar w:fldCharType="separate"/>
        </w:r>
        <w:r>
          <w:rPr>
            <w:noProof/>
            <w:webHidden/>
          </w:rPr>
          <w:t>14</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13" w:history="1">
        <w:r w:rsidRPr="00FE6D89">
          <w:rPr>
            <w:rStyle w:val="Hyperlink"/>
            <w:rFonts w:cs="System"/>
            <w:noProof/>
          </w:rPr>
          <w:t>1.3.2</w:t>
        </w:r>
        <w:r>
          <w:rPr>
            <w:rFonts w:asciiTheme="minorHAnsi" w:eastAsiaTheme="minorEastAsia" w:hAnsiTheme="minorHAnsi" w:cstheme="minorBidi"/>
            <w:noProof/>
          </w:rPr>
          <w:tab/>
        </w:r>
        <w:r w:rsidRPr="00FE6D89">
          <w:rPr>
            <w:rStyle w:val="Hyperlink"/>
            <w:noProof/>
          </w:rPr>
          <w:t>MIDAS SI Training  Team Scope</w:t>
        </w:r>
        <w:r>
          <w:rPr>
            <w:noProof/>
            <w:webHidden/>
          </w:rPr>
          <w:tab/>
        </w:r>
        <w:r>
          <w:rPr>
            <w:noProof/>
            <w:webHidden/>
          </w:rPr>
          <w:fldChar w:fldCharType="begin"/>
        </w:r>
        <w:r>
          <w:rPr>
            <w:noProof/>
            <w:webHidden/>
          </w:rPr>
          <w:instrText xml:space="preserve"> PAGEREF _Toc335924013 \h </w:instrText>
        </w:r>
        <w:r>
          <w:rPr>
            <w:noProof/>
            <w:webHidden/>
          </w:rPr>
        </w:r>
        <w:r>
          <w:rPr>
            <w:noProof/>
            <w:webHidden/>
          </w:rPr>
          <w:fldChar w:fldCharType="separate"/>
        </w:r>
        <w:r>
          <w:rPr>
            <w:noProof/>
            <w:webHidden/>
          </w:rPr>
          <w:t>14</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14" w:history="1">
        <w:r w:rsidRPr="00FE6D89">
          <w:rPr>
            <w:rStyle w:val="Hyperlink"/>
            <w:rFonts w:cs="System"/>
            <w:noProof/>
          </w:rPr>
          <w:t>1.4</w:t>
        </w:r>
        <w:r>
          <w:rPr>
            <w:rFonts w:asciiTheme="minorHAnsi" w:eastAsiaTheme="minorEastAsia" w:hAnsiTheme="minorHAnsi" w:cstheme="minorBidi"/>
            <w:noProof/>
          </w:rPr>
          <w:tab/>
        </w:r>
        <w:r w:rsidRPr="00FE6D89">
          <w:rPr>
            <w:rStyle w:val="Hyperlink"/>
            <w:noProof/>
          </w:rPr>
          <w:t>Assumptions, Constraints and Dependencies</w:t>
        </w:r>
        <w:r>
          <w:rPr>
            <w:noProof/>
            <w:webHidden/>
          </w:rPr>
          <w:tab/>
        </w:r>
        <w:r>
          <w:rPr>
            <w:noProof/>
            <w:webHidden/>
          </w:rPr>
          <w:fldChar w:fldCharType="begin"/>
        </w:r>
        <w:r>
          <w:rPr>
            <w:noProof/>
            <w:webHidden/>
          </w:rPr>
          <w:instrText xml:space="preserve"> PAGEREF _Toc335924014 \h </w:instrText>
        </w:r>
        <w:r>
          <w:rPr>
            <w:noProof/>
            <w:webHidden/>
          </w:rPr>
        </w:r>
        <w:r>
          <w:rPr>
            <w:noProof/>
            <w:webHidden/>
          </w:rPr>
          <w:fldChar w:fldCharType="separate"/>
        </w:r>
        <w:r>
          <w:rPr>
            <w:noProof/>
            <w:webHidden/>
          </w:rPr>
          <w:t>15</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15" w:history="1">
        <w:r w:rsidRPr="00FE6D89">
          <w:rPr>
            <w:rStyle w:val="Hyperlink"/>
            <w:rFonts w:cs="System"/>
            <w:noProof/>
          </w:rPr>
          <w:t>1.4.1</w:t>
        </w:r>
        <w:r>
          <w:rPr>
            <w:rFonts w:asciiTheme="minorHAnsi" w:eastAsiaTheme="minorEastAsia" w:hAnsiTheme="minorHAnsi" w:cstheme="minorBidi"/>
            <w:noProof/>
          </w:rPr>
          <w:tab/>
        </w:r>
        <w:r w:rsidRPr="00FE6D89">
          <w:rPr>
            <w:rStyle w:val="Hyperlink"/>
            <w:noProof/>
          </w:rPr>
          <w:t>Assumptions</w:t>
        </w:r>
        <w:r>
          <w:rPr>
            <w:noProof/>
            <w:webHidden/>
          </w:rPr>
          <w:tab/>
        </w:r>
        <w:r>
          <w:rPr>
            <w:noProof/>
            <w:webHidden/>
          </w:rPr>
          <w:fldChar w:fldCharType="begin"/>
        </w:r>
        <w:r>
          <w:rPr>
            <w:noProof/>
            <w:webHidden/>
          </w:rPr>
          <w:instrText xml:space="preserve"> PAGEREF _Toc335924015 \h </w:instrText>
        </w:r>
        <w:r>
          <w:rPr>
            <w:noProof/>
            <w:webHidden/>
          </w:rPr>
        </w:r>
        <w:r>
          <w:rPr>
            <w:noProof/>
            <w:webHidden/>
          </w:rPr>
          <w:fldChar w:fldCharType="separate"/>
        </w:r>
        <w:r>
          <w:rPr>
            <w:noProof/>
            <w:webHidden/>
          </w:rPr>
          <w:t>15</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16" w:history="1">
        <w:r w:rsidRPr="00FE6D89">
          <w:rPr>
            <w:rStyle w:val="Hyperlink"/>
            <w:rFonts w:cs="System"/>
            <w:noProof/>
          </w:rPr>
          <w:t>1.4.2</w:t>
        </w:r>
        <w:r>
          <w:rPr>
            <w:rFonts w:asciiTheme="minorHAnsi" w:eastAsiaTheme="minorEastAsia" w:hAnsiTheme="minorHAnsi" w:cstheme="minorBidi"/>
            <w:noProof/>
          </w:rPr>
          <w:tab/>
        </w:r>
        <w:r w:rsidRPr="00FE6D89">
          <w:rPr>
            <w:rStyle w:val="Hyperlink"/>
            <w:noProof/>
          </w:rPr>
          <w:t>Constraints</w:t>
        </w:r>
        <w:r>
          <w:rPr>
            <w:noProof/>
            <w:webHidden/>
          </w:rPr>
          <w:tab/>
        </w:r>
        <w:r>
          <w:rPr>
            <w:noProof/>
            <w:webHidden/>
          </w:rPr>
          <w:fldChar w:fldCharType="begin"/>
        </w:r>
        <w:r>
          <w:rPr>
            <w:noProof/>
            <w:webHidden/>
          </w:rPr>
          <w:instrText xml:space="preserve"> PAGEREF _Toc335924016 \h </w:instrText>
        </w:r>
        <w:r>
          <w:rPr>
            <w:noProof/>
            <w:webHidden/>
          </w:rPr>
        </w:r>
        <w:r>
          <w:rPr>
            <w:noProof/>
            <w:webHidden/>
          </w:rPr>
          <w:fldChar w:fldCharType="separate"/>
        </w:r>
        <w:r>
          <w:rPr>
            <w:noProof/>
            <w:webHidden/>
          </w:rPr>
          <w:t>16</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17" w:history="1">
        <w:r w:rsidRPr="00FE6D89">
          <w:rPr>
            <w:rStyle w:val="Hyperlink"/>
            <w:rFonts w:cs="System"/>
            <w:noProof/>
          </w:rPr>
          <w:t>1.4.3</w:t>
        </w:r>
        <w:r>
          <w:rPr>
            <w:rFonts w:asciiTheme="minorHAnsi" w:eastAsiaTheme="minorEastAsia" w:hAnsiTheme="minorHAnsi" w:cstheme="minorBidi"/>
            <w:noProof/>
          </w:rPr>
          <w:tab/>
        </w:r>
        <w:r w:rsidRPr="00FE6D89">
          <w:rPr>
            <w:rStyle w:val="Hyperlink"/>
            <w:noProof/>
          </w:rPr>
          <w:t>Dependencies</w:t>
        </w:r>
        <w:r>
          <w:rPr>
            <w:noProof/>
            <w:webHidden/>
          </w:rPr>
          <w:tab/>
        </w:r>
        <w:r>
          <w:rPr>
            <w:noProof/>
            <w:webHidden/>
          </w:rPr>
          <w:fldChar w:fldCharType="begin"/>
        </w:r>
        <w:r>
          <w:rPr>
            <w:noProof/>
            <w:webHidden/>
          </w:rPr>
          <w:instrText xml:space="preserve"> PAGEREF _Toc335924017 \h </w:instrText>
        </w:r>
        <w:r>
          <w:rPr>
            <w:noProof/>
            <w:webHidden/>
          </w:rPr>
        </w:r>
        <w:r>
          <w:rPr>
            <w:noProof/>
            <w:webHidden/>
          </w:rPr>
          <w:fldChar w:fldCharType="separate"/>
        </w:r>
        <w:r>
          <w:rPr>
            <w:noProof/>
            <w:webHidden/>
          </w:rPr>
          <w:t>16</w:t>
        </w:r>
        <w:r>
          <w:rPr>
            <w:noProof/>
            <w:webHidden/>
          </w:rPr>
          <w:fldChar w:fldCharType="end"/>
        </w:r>
      </w:hyperlink>
    </w:p>
    <w:p w:rsidR="00FF3700" w:rsidRDefault="00FF3700">
      <w:pPr>
        <w:pStyle w:val="TOC1"/>
        <w:tabs>
          <w:tab w:val="left" w:pos="440"/>
          <w:tab w:val="right" w:leader="dot" w:pos="9350"/>
        </w:tabs>
        <w:rPr>
          <w:rFonts w:asciiTheme="minorHAnsi" w:eastAsiaTheme="minorEastAsia" w:hAnsiTheme="minorHAnsi" w:cstheme="minorBidi"/>
          <w:noProof/>
        </w:rPr>
      </w:pPr>
      <w:hyperlink w:anchor="_Toc335924018" w:history="1">
        <w:r w:rsidRPr="00FE6D89">
          <w:rPr>
            <w:rStyle w:val="Hyperlink"/>
            <w:rFonts w:cs="System"/>
            <w:caps/>
            <w:noProof/>
          </w:rPr>
          <w:t>2</w:t>
        </w:r>
        <w:r>
          <w:rPr>
            <w:rFonts w:asciiTheme="minorHAnsi" w:eastAsiaTheme="minorEastAsia" w:hAnsiTheme="minorHAnsi" w:cstheme="minorBidi"/>
            <w:noProof/>
          </w:rPr>
          <w:tab/>
        </w:r>
        <w:r w:rsidRPr="00FE6D89">
          <w:rPr>
            <w:rStyle w:val="Hyperlink"/>
            <w:noProof/>
          </w:rPr>
          <w:t>FSA MIDAS Project Team Training Overview</w:t>
        </w:r>
        <w:r>
          <w:rPr>
            <w:noProof/>
            <w:webHidden/>
          </w:rPr>
          <w:tab/>
        </w:r>
        <w:r>
          <w:rPr>
            <w:noProof/>
            <w:webHidden/>
          </w:rPr>
          <w:fldChar w:fldCharType="begin"/>
        </w:r>
        <w:r>
          <w:rPr>
            <w:noProof/>
            <w:webHidden/>
          </w:rPr>
          <w:instrText xml:space="preserve"> PAGEREF _Toc335924018 \h </w:instrText>
        </w:r>
        <w:r>
          <w:rPr>
            <w:noProof/>
            <w:webHidden/>
          </w:rPr>
        </w:r>
        <w:r>
          <w:rPr>
            <w:noProof/>
            <w:webHidden/>
          </w:rPr>
          <w:fldChar w:fldCharType="separate"/>
        </w:r>
        <w:r>
          <w:rPr>
            <w:noProof/>
            <w:webHidden/>
          </w:rPr>
          <w:t>17</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19" w:history="1">
        <w:r w:rsidRPr="00FE6D89">
          <w:rPr>
            <w:rStyle w:val="Hyperlink"/>
            <w:rFonts w:cs="System"/>
            <w:noProof/>
          </w:rPr>
          <w:t>2.1</w:t>
        </w:r>
        <w:r>
          <w:rPr>
            <w:rFonts w:asciiTheme="minorHAnsi" w:eastAsiaTheme="minorEastAsia" w:hAnsiTheme="minorHAnsi" w:cstheme="minorBidi"/>
            <w:noProof/>
          </w:rPr>
          <w:tab/>
        </w:r>
        <w:r w:rsidRPr="00FE6D89">
          <w:rPr>
            <w:rStyle w:val="Hyperlink"/>
            <w:noProof/>
          </w:rPr>
          <w:t>Objectives</w:t>
        </w:r>
        <w:r>
          <w:rPr>
            <w:noProof/>
            <w:webHidden/>
          </w:rPr>
          <w:tab/>
        </w:r>
        <w:r>
          <w:rPr>
            <w:noProof/>
            <w:webHidden/>
          </w:rPr>
          <w:fldChar w:fldCharType="begin"/>
        </w:r>
        <w:r>
          <w:rPr>
            <w:noProof/>
            <w:webHidden/>
          </w:rPr>
          <w:instrText xml:space="preserve"> PAGEREF _Toc335924019 \h </w:instrText>
        </w:r>
        <w:r>
          <w:rPr>
            <w:noProof/>
            <w:webHidden/>
          </w:rPr>
        </w:r>
        <w:r>
          <w:rPr>
            <w:noProof/>
            <w:webHidden/>
          </w:rPr>
          <w:fldChar w:fldCharType="separate"/>
        </w:r>
        <w:r>
          <w:rPr>
            <w:noProof/>
            <w:webHidden/>
          </w:rPr>
          <w:t>18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20" w:history="1">
        <w:r w:rsidRPr="00FE6D89">
          <w:rPr>
            <w:rStyle w:val="Hyperlink"/>
            <w:rFonts w:cs="System"/>
            <w:noProof/>
          </w:rPr>
          <w:t>2.2</w:t>
        </w:r>
        <w:r>
          <w:rPr>
            <w:rFonts w:asciiTheme="minorHAnsi" w:eastAsiaTheme="minorEastAsia" w:hAnsiTheme="minorHAnsi" w:cstheme="minorBidi"/>
            <w:noProof/>
          </w:rPr>
          <w:tab/>
        </w:r>
        <w:r w:rsidRPr="00FE6D89">
          <w:rPr>
            <w:rStyle w:val="Hyperlink"/>
            <w:noProof/>
          </w:rPr>
          <w:t>Project Team Training Audience</w:t>
        </w:r>
        <w:r>
          <w:rPr>
            <w:noProof/>
            <w:webHidden/>
          </w:rPr>
          <w:tab/>
        </w:r>
        <w:r>
          <w:rPr>
            <w:noProof/>
            <w:webHidden/>
          </w:rPr>
          <w:fldChar w:fldCharType="begin"/>
        </w:r>
        <w:r>
          <w:rPr>
            <w:noProof/>
            <w:webHidden/>
          </w:rPr>
          <w:instrText xml:space="preserve"> PAGEREF _Toc335924020 \h </w:instrText>
        </w:r>
        <w:r>
          <w:rPr>
            <w:noProof/>
            <w:webHidden/>
          </w:rPr>
        </w:r>
        <w:r>
          <w:rPr>
            <w:noProof/>
            <w:webHidden/>
          </w:rPr>
          <w:fldChar w:fldCharType="separate"/>
        </w:r>
        <w:r>
          <w:rPr>
            <w:noProof/>
            <w:webHidden/>
          </w:rPr>
          <w:t>18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21" w:history="1">
        <w:r w:rsidRPr="00FE6D89">
          <w:rPr>
            <w:rStyle w:val="Hyperlink"/>
            <w:rFonts w:cs="System"/>
            <w:noProof/>
          </w:rPr>
          <w:t>2.3</w:t>
        </w:r>
        <w:r>
          <w:rPr>
            <w:rFonts w:asciiTheme="minorHAnsi" w:eastAsiaTheme="minorEastAsia" w:hAnsiTheme="minorHAnsi" w:cstheme="minorBidi"/>
            <w:noProof/>
          </w:rPr>
          <w:tab/>
        </w:r>
        <w:r w:rsidRPr="00FE6D89">
          <w:rPr>
            <w:rStyle w:val="Hyperlink"/>
            <w:noProof/>
          </w:rPr>
          <w:t>Scope of Project Team Training</w:t>
        </w:r>
        <w:r>
          <w:rPr>
            <w:noProof/>
            <w:webHidden/>
          </w:rPr>
          <w:tab/>
        </w:r>
        <w:r>
          <w:rPr>
            <w:noProof/>
            <w:webHidden/>
          </w:rPr>
          <w:fldChar w:fldCharType="begin"/>
        </w:r>
        <w:r>
          <w:rPr>
            <w:noProof/>
            <w:webHidden/>
          </w:rPr>
          <w:instrText xml:space="preserve"> PAGEREF _Toc335924021 \h </w:instrText>
        </w:r>
        <w:r>
          <w:rPr>
            <w:noProof/>
            <w:webHidden/>
          </w:rPr>
        </w:r>
        <w:r>
          <w:rPr>
            <w:noProof/>
            <w:webHidden/>
          </w:rPr>
          <w:fldChar w:fldCharType="separate"/>
        </w:r>
        <w:r>
          <w:rPr>
            <w:noProof/>
            <w:webHidden/>
          </w:rPr>
          <w:t>19</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22" w:history="1">
        <w:r w:rsidRPr="00FE6D89">
          <w:rPr>
            <w:rStyle w:val="Hyperlink"/>
            <w:rFonts w:cs="System"/>
            <w:noProof/>
          </w:rPr>
          <w:t>2.3.1</w:t>
        </w:r>
        <w:r>
          <w:rPr>
            <w:rFonts w:asciiTheme="minorHAnsi" w:eastAsiaTheme="minorEastAsia" w:hAnsiTheme="minorHAnsi" w:cstheme="minorBidi"/>
            <w:noProof/>
          </w:rPr>
          <w:tab/>
        </w:r>
        <w:r w:rsidRPr="00FE6D89">
          <w:rPr>
            <w:rStyle w:val="Hyperlink"/>
            <w:noProof/>
          </w:rPr>
          <w:t>Foundation Training</w:t>
        </w:r>
        <w:r>
          <w:rPr>
            <w:noProof/>
            <w:webHidden/>
          </w:rPr>
          <w:tab/>
        </w:r>
        <w:r>
          <w:rPr>
            <w:noProof/>
            <w:webHidden/>
          </w:rPr>
          <w:fldChar w:fldCharType="begin"/>
        </w:r>
        <w:r>
          <w:rPr>
            <w:noProof/>
            <w:webHidden/>
          </w:rPr>
          <w:instrText xml:space="preserve"> PAGEREF _Toc335924022 \h </w:instrText>
        </w:r>
        <w:r>
          <w:rPr>
            <w:noProof/>
            <w:webHidden/>
          </w:rPr>
        </w:r>
        <w:r>
          <w:rPr>
            <w:noProof/>
            <w:webHidden/>
          </w:rPr>
          <w:fldChar w:fldCharType="separate"/>
        </w:r>
        <w:r>
          <w:rPr>
            <w:noProof/>
            <w:webHidden/>
          </w:rPr>
          <w:t>20</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23" w:history="1">
        <w:r w:rsidRPr="00FE6D89">
          <w:rPr>
            <w:rStyle w:val="Hyperlink"/>
            <w:rFonts w:cs="System"/>
            <w:noProof/>
          </w:rPr>
          <w:t>2.3.2</w:t>
        </w:r>
        <w:r>
          <w:rPr>
            <w:rFonts w:asciiTheme="minorHAnsi" w:eastAsiaTheme="minorEastAsia" w:hAnsiTheme="minorHAnsi" w:cstheme="minorBidi"/>
            <w:noProof/>
          </w:rPr>
          <w:tab/>
        </w:r>
        <w:r w:rsidRPr="00FE6D89">
          <w:rPr>
            <w:rStyle w:val="Hyperlink"/>
            <w:noProof/>
          </w:rPr>
          <w:t>Methodology and Tools Training</w:t>
        </w:r>
        <w:r>
          <w:rPr>
            <w:noProof/>
            <w:webHidden/>
          </w:rPr>
          <w:tab/>
        </w:r>
        <w:r>
          <w:rPr>
            <w:noProof/>
            <w:webHidden/>
          </w:rPr>
          <w:fldChar w:fldCharType="begin"/>
        </w:r>
        <w:r>
          <w:rPr>
            <w:noProof/>
            <w:webHidden/>
          </w:rPr>
          <w:instrText xml:space="preserve"> PAGEREF _Toc335924023 \h </w:instrText>
        </w:r>
        <w:r>
          <w:rPr>
            <w:noProof/>
            <w:webHidden/>
          </w:rPr>
        </w:r>
        <w:r>
          <w:rPr>
            <w:noProof/>
            <w:webHidden/>
          </w:rPr>
          <w:fldChar w:fldCharType="separate"/>
        </w:r>
        <w:r>
          <w:rPr>
            <w:noProof/>
            <w:webHidden/>
          </w:rPr>
          <w:t>20</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24" w:history="1">
        <w:r w:rsidRPr="00FE6D89">
          <w:rPr>
            <w:rStyle w:val="Hyperlink"/>
            <w:rFonts w:cs="System"/>
            <w:noProof/>
          </w:rPr>
          <w:t>2.3.3</w:t>
        </w:r>
        <w:r>
          <w:rPr>
            <w:rFonts w:asciiTheme="minorHAnsi" w:eastAsiaTheme="minorEastAsia" w:hAnsiTheme="minorHAnsi" w:cstheme="minorBidi"/>
            <w:noProof/>
          </w:rPr>
          <w:tab/>
        </w:r>
        <w:r w:rsidRPr="00FE6D89">
          <w:rPr>
            <w:rStyle w:val="Hyperlink"/>
            <w:noProof/>
          </w:rPr>
          <w:t>SAP Training</w:t>
        </w:r>
        <w:r>
          <w:rPr>
            <w:noProof/>
            <w:webHidden/>
          </w:rPr>
          <w:tab/>
        </w:r>
        <w:r>
          <w:rPr>
            <w:noProof/>
            <w:webHidden/>
          </w:rPr>
          <w:fldChar w:fldCharType="begin"/>
        </w:r>
        <w:r>
          <w:rPr>
            <w:noProof/>
            <w:webHidden/>
          </w:rPr>
          <w:instrText xml:space="preserve"> PAGEREF _Toc335924024 \h </w:instrText>
        </w:r>
        <w:r>
          <w:rPr>
            <w:noProof/>
            <w:webHidden/>
          </w:rPr>
        </w:r>
        <w:r>
          <w:rPr>
            <w:noProof/>
            <w:webHidden/>
          </w:rPr>
          <w:fldChar w:fldCharType="separate"/>
        </w:r>
        <w:r>
          <w:rPr>
            <w:noProof/>
            <w:webHidden/>
          </w:rPr>
          <w:t>21</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25" w:history="1">
        <w:r w:rsidRPr="00FE6D89">
          <w:rPr>
            <w:rStyle w:val="Hyperlink"/>
            <w:rFonts w:cs="System"/>
            <w:noProof/>
          </w:rPr>
          <w:t>2.4</w:t>
        </w:r>
        <w:r>
          <w:rPr>
            <w:rFonts w:asciiTheme="minorHAnsi" w:eastAsiaTheme="minorEastAsia" w:hAnsiTheme="minorHAnsi" w:cstheme="minorBidi"/>
            <w:noProof/>
          </w:rPr>
          <w:tab/>
        </w:r>
        <w:r w:rsidRPr="00FE6D89">
          <w:rPr>
            <w:rStyle w:val="Hyperlink"/>
            <w:noProof/>
          </w:rPr>
          <w:t>Training Delivery Modes</w:t>
        </w:r>
        <w:r>
          <w:rPr>
            <w:noProof/>
            <w:webHidden/>
          </w:rPr>
          <w:tab/>
        </w:r>
        <w:r>
          <w:rPr>
            <w:noProof/>
            <w:webHidden/>
          </w:rPr>
          <w:fldChar w:fldCharType="begin"/>
        </w:r>
        <w:r>
          <w:rPr>
            <w:noProof/>
            <w:webHidden/>
          </w:rPr>
          <w:instrText xml:space="preserve"> PAGEREF _Toc335924025 \h </w:instrText>
        </w:r>
        <w:r>
          <w:rPr>
            <w:noProof/>
            <w:webHidden/>
          </w:rPr>
        </w:r>
        <w:r>
          <w:rPr>
            <w:noProof/>
            <w:webHidden/>
          </w:rPr>
          <w:fldChar w:fldCharType="separate"/>
        </w:r>
        <w:r>
          <w:rPr>
            <w:noProof/>
            <w:webHidden/>
          </w:rPr>
          <w:t>21</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26" w:history="1">
        <w:r w:rsidRPr="00FE6D89">
          <w:rPr>
            <w:rStyle w:val="Hyperlink"/>
            <w:rFonts w:cs="System"/>
            <w:noProof/>
          </w:rPr>
          <w:t>2.5</w:t>
        </w:r>
        <w:r>
          <w:rPr>
            <w:rFonts w:asciiTheme="minorHAnsi" w:eastAsiaTheme="minorEastAsia" w:hAnsiTheme="minorHAnsi" w:cstheme="minorBidi"/>
            <w:noProof/>
          </w:rPr>
          <w:tab/>
        </w:r>
        <w:r w:rsidRPr="00FE6D89">
          <w:rPr>
            <w:rStyle w:val="Hyperlink"/>
            <w:noProof/>
          </w:rPr>
          <w:t>SAP Training Environment for Project Team Training</w:t>
        </w:r>
        <w:r>
          <w:rPr>
            <w:noProof/>
            <w:webHidden/>
          </w:rPr>
          <w:tab/>
        </w:r>
        <w:r>
          <w:rPr>
            <w:noProof/>
            <w:webHidden/>
          </w:rPr>
          <w:fldChar w:fldCharType="begin"/>
        </w:r>
        <w:r>
          <w:rPr>
            <w:noProof/>
            <w:webHidden/>
          </w:rPr>
          <w:instrText xml:space="preserve"> PAGEREF _Toc335924026 \h </w:instrText>
        </w:r>
        <w:r>
          <w:rPr>
            <w:noProof/>
            <w:webHidden/>
          </w:rPr>
        </w:r>
        <w:r>
          <w:rPr>
            <w:noProof/>
            <w:webHidden/>
          </w:rPr>
          <w:fldChar w:fldCharType="separate"/>
        </w:r>
        <w:r>
          <w:rPr>
            <w:noProof/>
            <w:webHidden/>
          </w:rPr>
          <w:t>22</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27" w:history="1">
        <w:r w:rsidRPr="00FE6D89">
          <w:rPr>
            <w:rStyle w:val="Hyperlink"/>
            <w:rFonts w:cs="System"/>
            <w:noProof/>
          </w:rPr>
          <w:t>2.6</w:t>
        </w:r>
        <w:r>
          <w:rPr>
            <w:rFonts w:asciiTheme="minorHAnsi" w:eastAsiaTheme="minorEastAsia" w:hAnsiTheme="minorHAnsi" w:cstheme="minorBidi"/>
            <w:noProof/>
          </w:rPr>
          <w:tab/>
        </w:r>
        <w:r w:rsidRPr="00FE6D89">
          <w:rPr>
            <w:rStyle w:val="Hyperlink"/>
            <w:noProof/>
          </w:rPr>
          <w:t>Project Team Training Delivery Alternatives</w:t>
        </w:r>
        <w:r>
          <w:rPr>
            <w:noProof/>
            <w:webHidden/>
          </w:rPr>
          <w:tab/>
        </w:r>
        <w:r>
          <w:rPr>
            <w:noProof/>
            <w:webHidden/>
          </w:rPr>
          <w:fldChar w:fldCharType="begin"/>
        </w:r>
        <w:r>
          <w:rPr>
            <w:noProof/>
            <w:webHidden/>
          </w:rPr>
          <w:instrText xml:space="preserve"> PAGEREF _Toc335924027 \h </w:instrText>
        </w:r>
        <w:r>
          <w:rPr>
            <w:noProof/>
            <w:webHidden/>
          </w:rPr>
        </w:r>
        <w:r>
          <w:rPr>
            <w:noProof/>
            <w:webHidden/>
          </w:rPr>
          <w:fldChar w:fldCharType="separate"/>
        </w:r>
        <w:r>
          <w:rPr>
            <w:noProof/>
            <w:webHidden/>
          </w:rPr>
          <w:t>22</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28" w:history="1">
        <w:r w:rsidRPr="00FE6D89">
          <w:rPr>
            <w:rStyle w:val="Hyperlink"/>
            <w:rFonts w:cs="System"/>
            <w:noProof/>
          </w:rPr>
          <w:t>2.6.1</w:t>
        </w:r>
        <w:r>
          <w:rPr>
            <w:rFonts w:asciiTheme="minorHAnsi" w:eastAsiaTheme="minorEastAsia" w:hAnsiTheme="minorHAnsi" w:cstheme="minorBidi"/>
            <w:noProof/>
          </w:rPr>
          <w:tab/>
        </w:r>
        <w:r w:rsidRPr="00FE6D89">
          <w:rPr>
            <w:rStyle w:val="Hyperlink"/>
            <w:noProof/>
          </w:rPr>
          <w:t>SAP America Program</w:t>
        </w:r>
        <w:r>
          <w:rPr>
            <w:noProof/>
            <w:webHidden/>
          </w:rPr>
          <w:tab/>
        </w:r>
        <w:r>
          <w:rPr>
            <w:noProof/>
            <w:webHidden/>
          </w:rPr>
          <w:fldChar w:fldCharType="begin"/>
        </w:r>
        <w:r>
          <w:rPr>
            <w:noProof/>
            <w:webHidden/>
          </w:rPr>
          <w:instrText xml:space="preserve"> PAGEREF _Toc335924028 \h </w:instrText>
        </w:r>
        <w:r>
          <w:rPr>
            <w:noProof/>
            <w:webHidden/>
          </w:rPr>
        </w:r>
        <w:r>
          <w:rPr>
            <w:noProof/>
            <w:webHidden/>
          </w:rPr>
          <w:fldChar w:fldCharType="separate"/>
        </w:r>
        <w:r>
          <w:rPr>
            <w:noProof/>
            <w:webHidden/>
          </w:rPr>
          <w:t>23</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29" w:history="1">
        <w:r w:rsidRPr="00FE6D89">
          <w:rPr>
            <w:rStyle w:val="Hyperlink"/>
            <w:rFonts w:cs="System"/>
            <w:noProof/>
          </w:rPr>
          <w:t>2.6.2</w:t>
        </w:r>
        <w:r>
          <w:rPr>
            <w:rFonts w:asciiTheme="minorHAnsi" w:eastAsiaTheme="minorEastAsia" w:hAnsiTheme="minorHAnsi" w:cstheme="minorBidi"/>
            <w:noProof/>
          </w:rPr>
          <w:tab/>
        </w:r>
        <w:r w:rsidRPr="00FE6D89">
          <w:rPr>
            <w:rStyle w:val="Hyperlink"/>
            <w:noProof/>
          </w:rPr>
          <w:t>SAP America Onsite Training</w:t>
        </w:r>
        <w:r>
          <w:rPr>
            <w:noProof/>
            <w:webHidden/>
          </w:rPr>
          <w:tab/>
        </w:r>
        <w:r>
          <w:rPr>
            <w:noProof/>
            <w:webHidden/>
          </w:rPr>
          <w:fldChar w:fldCharType="begin"/>
        </w:r>
        <w:r>
          <w:rPr>
            <w:noProof/>
            <w:webHidden/>
          </w:rPr>
          <w:instrText xml:space="preserve"> PAGEREF _Toc335924029 \h </w:instrText>
        </w:r>
        <w:r>
          <w:rPr>
            <w:noProof/>
            <w:webHidden/>
          </w:rPr>
        </w:r>
        <w:r>
          <w:rPr>
            <w:noProof/>
            <w:webHidden/>
          </w:rPr>
          <w:fldChar w:fldCharType="separate"/>
        </w:r>
        <w:r>
          <w:rPr>
            <w:noProof/>
            <w:webHidden/>
          </w:rPr>
          <w:t>23</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30" w:history="1">
        <w:r w:rsidRPr="00FE6D89">
          <w:rPr>
            <w:rStyle w:val="Hyperlink"/>
            <w:rFonts w:cs="System"/>
            <w:noProof/>
          </w:rPr>
          <w:t>2.7</w:t>
        </w:r>
        <w:r>
          <w:rPr>
            <w:rFonts w:asciiTheme="minorHAnsi" w:eastAsiaTheme="minorEastAsia" w:hAnsiTheme="minorHAnsi" w:cstheme="minorBidi"/>
            <w:noProof/>
          </w:rPr>
          <w:tab/>
        </w:r>
        <w:r w:rsidRPr="00FE6D89">
          <w:rPr>
            <w:rStyle w:val="Hyperlink"/>
            <w:noProof/>
          </w:rPr>
          <w:t>Training Curriculums</w:t>
        </w:r>
        <w:r>
          <w:rPr>
            <w:noProof/>
            <w:webHidden/>
          </w:rPr>
          <w:tab/>
        </w:r>
        <w:r>
          <w:rPr>
            <w:noProof/>
            <w:webHidden/>
          </w:rPr>
          <w:fldChar w:fldCharType="begin"/>
        </w:r>
        <w:r>
          <w:rPr>
            <w:noProof/>
            <w:webHidden/>
          </w:rPr>
          <w:instrText xml:space="preserve"> PAGEREF _Toc335924030 \h </w:instrText>
        </w:r>
        <w:r>
          <w:rPr>
            <w:noProof/>
            <w:webHidden/>
          </w:rPr>
        </w:r>
        <w:r>
          <w:rPr>
            <w:noProof/>
            <w:webHidden/>
          </w:rPr>
          <w:fldChar w:fldCharType="separate"/>
        </w:r>
        <w:r>
          <w:rPr>
            <w:noProof/>
            <w:webHidden/>
          </w:rPr>
          <w:t>23</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31" w:history="1">
        <w:r w:rsidRPr="00FE6D89">
          <w:rPr>
            <w:rStyle w:val="Hyperlink"/>
            <w:rFonts w:cs="System"/>
            <w:noProof/>
          </w:rPr>
          <w:t>2.8</w:t>
        </w:r>
        <w:r>
          <w:rPr>
            <w:rFonts w:asciiTheme="minorHAnsi" w:eastAsiaTheme="minorEastAsia" w:hAnsiTheme="minorHAnsi" w:cstheme="minorBidi"/>
            <w:noProof/>
          </w:rPr>
          <w:tab/>
        </w:r>
        <w:r w:rsidRPr="00FE6D89">
          <w:rPr>
            <w:rStyle w:val="Hyperlink"/>
            <w:noProof/>
          </w:rPr>
          <w:t>Training Calendaring and Scheduling</w:t>
        </w:r>
        <w:r>
          <w:rPr>
            <w:noProof/>
            <w:webHidden/>
          </w:rPr>
          <w:tab/>
        </w:r>
        <w:r>
          <w:rPr>
            <w:noProof/>
            <w:webHidden/>
          </w:rPr>
          <w:fldChar w:fldCharType="begin"/>
        </w:r>
        <w:r>
          <w:rPr>
            <w:noProof/>
            <w:webHidden/>
          </w:rPr>
          <w:instrText xml:space="preserve"> PAGEREF _Toc335924031 \h </w:instrText>
        </w:r>
        <w:r>
          <w:rPr>
            <w:noProof/>
            <w:webHidden/>
          </w:rPr>
        </w:r>
        <w:r>
          <w:rPr>
            <w:noProof/>
            <w:webHidden/>
          </w:rPr>
          <w:fldChar w:fldCharType="separate"/>
        </w:r>
        <w:r>
          <w:rPr>
            <w:noProof/>
            <w:webHidden/>
          </w:rPr>
          <w:t>23</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32" w:history="1">
        <w:r w:rsidRPr="00FE6D89">
          <w:rPr>
            <w:rStyle w:val="Hyperlink"/>
            <w:rFonts w:cs="System"/>
            <w:noProof/>
          </w:rPr>
          <w:t>2.9</w:t>
        </w:r>
        <w:r>
          <w:rPr>
            <w:rFonts w:asciiTheme="minorHAnsi" w:eastAsiaTheme="minorEastAsia" w:hAnsiTheme="minorHAnsi" w:cstheme="minorBidi"/>
            <w:noProof/>
          </w:rPr>
          <w:tab/>
        </w:r>
        <w:r w:rsidRPr="00FE6D89">
          <w:rPr>
            <w:rStyle w:val="Hyperlink"/>
            <w:noProof/>
          </w:rPr>
          <w:t>Critical Success Factors</w:t>
        </w:r>
        <w:r>
          <w:rPr>
            <w:noProof/>
            <w:webHidden/>
          </w:rPr>
          <w:tab/>
        </w:r>
        <w:r>
          <w:rPr>
            <w:noProof/>
            <w:webHidden/>
          </w:rPr>
          <w:fldChar w:fldCharType="begin"/>
        </w:r>
        <w:r>
          <w:rPr>
            <w:noProof/>
            <w:webHidden/>
          </w:rPr>
          <w:instrText xml:space="preserve"> PAGEREF _Toc335924032 \h </w:instrText>
        </w:r>
        <w:r>
          <w:rPr>
            <w:noProof/>
            <w:webHidden/>
          </w:rPr>
        </w:r>
        <w:r>
          <w:rPr>
            <w:noProof/>
            <w:webHidden/>
          </w:rPr>
          <w:fldChar w:fldCharType="separate"/>
        </w:r>
        <w:r>
          <w:rPr>
            <w:noProof/>
            <w:webHidden/>
          </w:rPr>
          <w:t>24</w:t>
        </w:r>
        <w:r>
          <w:rPr>
            <w:noProof/>
            <w:webHidden/>
          </w:rPr>
          <w:fldChar w:fldCharType="end"/>
        </w:r>
      </w:hyperlink>
    </w:p>
    <w:p w:rsidR="00FF3700" w:rsidRDefault="00FF3700">
      <w:pPr>
        <w:pStyle w:val="TOC1"/>
        <w:tabs>
          <w:tab w:val="left" w:pos="440"/>
          <w:tab w:val="right" w:leader="dot" w:pos="9350"/>
        </w:tabs>
        <w:rPr>
          <w:rFonts w:asciiTheme="minorHAnsi" w:eastAsiaTheme="minorEastAsia" w:hAnsiTheme="minorHAnsi" w:cstheme="minorBidi"/>
          <w:noProof/>
        </w:rPr>
      </w:pPr>
      <w:hyperlink w:anchor="_Toc335924033" w:history="1">
        <w:r w:rsidRPr="00FE6D89">
          <w:rPr>
            <w:rStyle w:val="Hyperlink"/>
            <w:rFonts w:cs="System"/>
            <w:caps/>
            <w:noProof/>
          </w:rPr>
          <w:t>3</w:t>
        </w:r>
        <w:r>
          <w:rPr>
            <w:rFonts w:asciiTheme="minorHAnsi" w:eastAsiaTheme="minorEastAsia" w:hAnsiTheme="minorHAnsi" w:cstheme="minorBidi"/>
            <w:noProof/>
          </w:rPr>
          <w:tab/>
        </w:r>
        <w:r w:rsidRPr="00FE6D89">
          <w:rPr>
            <w:rStyle w:val="Hyperlink"/>
            <w:noProof/>
          </w:rPr>
          <w:t>FSA MIDAS Core Project Team Training</w:t>
        </w:r>
        <w:r>
          <w:rPr>
            <w:noProof/>
            <w:webHidden/>
          </w:rPr>
          <w:tab/>
        </w:r>
        <w:r>
          <w:rPr>
            <w:noProof/>
            <w:webHidden/>
          </w:rPr>
          <w:fldChar w:fldCharType="begin"/>
        </w:r>
        <w:r>
          <w:rPr>
            <w:noProof/>
            <w:webHidden/>
          </w:rPr>
          <w:instrText xml:space="preserve"> PAGEREF _Toc335924033 \h </w:instrText>
        </w:r>
        <w:r>
          <w:rPr>
            <w:noProof/>
            <w:webHidden/>
          </w:rPr>
        </w:r>
        <w:r>
          <w:rPr>
            <w:noProof/>
            <w:webHidden/>
          </w:rPr>
          <w:fldChar w:fldCharType="separate"/>
        </w:r>
        <w:r>
          <w:rPr>
            <w:noProof/>
            <w:webHidden/>
          </w:rPr>
          <w:t>25</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34" w:history="1">
        <w:r w:rsidRPr="00FE6D89">
          <w:rPr>
            <w:rStyle w:val="Hyperlink"/>
            <w:rFonts w:cs="System"/>
            <w:noProof/>
          </w:rPr>
          <w:t>3.1</w:t>
        </w:r>
        <w:r>
          <w:rPr>
            <w:rFonts w:asciiTheme="minorHAnsi" w:eastAsiaTheme="minorEastAsia" w:hAnsiTheme="minorHAnsi" w:cstheme="minorBidi"/>
            <w:noProof/>
          </w:rPr>
          <w:tab/>
        </w:r>
        <w:r w:rsidRPr="00FE6D89">
          <w:rPr>
            <w:rStyle w:val="Hyperlink"/>
            <w:noProof/>
          </w:rPr>
          <w:t>Core Project Team Roles and Responsibilities</w:t>
        </w:r>
        <w:r>
          <w:rPr>
            <w:noProof/>
            <w:webHidden/>
          </w:rPr>
          <w:tab/>
        </w:r>
        <w:r>
          <w:rPr>
            <w:noProof/>
            <w:webHidden/>
          </w:rPr>
          <w:fldChar w:fldCharType="begin"/>
        </w:r>
        <w:r>
          <w:rPr>
            <w:noProof/>
            <w:webHidden/>
          </w:rPr>
          <w:instrText xml:space="preserve"> PAGEREF _Toc335924034 \h </w:instrText>
        </w:r>
        <w:r>
          <w:rPr>
            <w:noProof/>
            <w:webHidden/>
          </w:rPr>
        </w:r>
        <w:r>
          <w:rPr>
            <w:noProof/>
            <w:webHidden/>
          </w:rPr>
          <w:fldChar w:fldCharType="separate"/>
        </w:r>
        <w:r>
          <w:rPr>
            <w:noProof/>
            <w:webHidden/>
          </w:rPr>
          <w:t>26</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35" w:history="1">
        <w:r w:rsidRPr="00FE6D89">
          <w:rPr>
            <w:rStyle w:val="Hyperlink"/>
            <w:rFonts w:cs="System"/>
            <w:noProof/>
          </w:rPr>
          <w:t>3.2</w:t>
        </w:r>
        <w:r>
          <w:rPr>
            <w:rFonts w:asciiTheme="minorHAnsi" w:eastAsiaTheme="minorEastAsia" w:hAnsiTheme="minorHAnsi" w:cstheme="minorBidi"/>
            <w:noProof/>
          </w:rPr>
          <w:tab/>
        </w:r>
        <w:r w:rsidRPr="00FE6D89">
          <w:rPr>
            <w:rStyle w:val="Hyperlink"/>
            <w:noProof/>
          </w:rPr>
          <w:t>Training Curriculum by Role</w:t>
        </w:r>
        <w:r>
          <w:rPr>
            <w:noProof/>
            <w:webHidden/>
          </w:rPr>
          <w:tab/>
        </w:r>
        <w:r>
          <w:rPr>
            <w:noProof/>
            <w:webHidden/>
          </w:rPr>
          <w:fldChar w:fldCharType="begin"/>
        </w:r>
        <w:r>
          <w:rPr>
            <w:noProof/>
            <w:webHidden/>
          </w:rPr>
          <w:instrText xml:space="preserve"> PAGEREF _Toc335924035 \h </w:instrText>
        </w:r>
        <w:r>
          <w:rPr>
            <w:noProof/>
            <w:webHidden/>
          </w:rPr>
        </w:r>
        <w:r>
          <w:rPr>
            <w:noProof/>
            <w:webHidden/>
          </w:rPr>
          <w:fldChar w:fldCharType="separate"/>
        </w:r>
        <w:r>
          <w:rPr>
            <w:noProof/>
            <w:webHidden/>
          </w:rPr>
          <w:t>26</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36" w:history="1">
        <w:r w:rsidRPr="00FE6D89">
          <w:rPr>
            <w:rStyle w:val="Hyperlink"/>
            <w:rFonts w:cs="System"/>
            <w:noProof/>
          </w:rPr>
          <w:t>3.3</w:t>
        </w:r>
        <w:r>
          <w:rPr>
            <w:rFonts w:asciiTheme="minorHAnsi" w:eastAsiaTheme="minorEastAsia" w:hAnsiTheme="minorHAnsi" w:cstheme="minorBidi"/>
            <w:noProof/>
          </w:rPr>
          <w:tab/>
        </w:r>
        <w:r w:rsidRPr="00FE6D89">
          <w:rPr>
            <w:rStyle w:val="Hyperlink"/>
            <w:noProof/>
          </w:rPr>
          <w:t>SAP Training Schedule</w:t>
        </w:r>
        <w:r>
          <w:rPr>
            <w:noProof/>
            <w:webHidden/>
          </w:rPr>
          <w:tab/>
        </w:r>
        <w:r>
          <w:rPr>
            <w:noProof/>
            <w:webHidden/>
          </w:rPr>
          <w:fldChar w:fldCharType="begin"/>
        </w:r>
        <w:r>
          <w:rPr>
            <w:noProof/>
            <w:webHidden/>
          </w:rPr>
          <w:instrText xml:space="preserve"> PAGEREF _Toc335924036 \h </w:instrText>
        </w:r>
        <w:r>
          <w:rPr>
            <w:noProof/>
            <w:webHidden/>
          </w:rPr>
        </w:r>
        <w:r>
          <w:rPr>
            <w:noProof/>
            <w:webHidden/>
          </w:rPr>
          <w:fldChar w:fldCharType="separate"/>
        </w:r>
        <w:r>
          <w:rPr>
            <w:noProof/>
            <w:webHidden/>
          </w:rPr>
          <w:t>27</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37" w:history="1">
        <w:r w:rsidRPr="00FE6D89">
          <w:rPr>
            <w:rStyle w:val="Hyperlink"/>
            <w:rFonts w:cs="System"/>
            <w:noProof/>
          </w:rPr>
          <w:t>3.4</w:t>
        </w:r>
        <w:r>
          <w:rPr>
            <w:rFonts w:asciiTheme="minorHAnsi" w:eastAsiaTheme="minorEastAsia" w:hAnsiTheme="minorHAnsi" w:cstheme="minorBidi"/>
            <w:noProof/>
          </w:rPr>
          <w:tab/>
        </w:r>
        <w:r w:rsidRPr="00FE6D89">
          <w:rPr>
            <w:rStyle w:val="Hyperlink"/>
            <w:noProof/>
          </w:rPr>
          <w:t>Workshops</w:t>
        </w:r>
        <w:r>
          <w:rPr>
            <w:noProof/>
            <w:webHidden/>
          </w:rPr>
          <w:tab/>
        </w:r>
        <w:r>
          <w:rPr>
            <w:noProof/>
            <w:webHidden/>
          </w:rPr>
          <w:fldChar w:fldCharType="begin"/>
        </w:r>
        <w:r>
          <w:rPr>
            <w:noProof/>
            <w:webHidden/>
          </w:rPr>
          <w:instrText xml:space="preserve"> PAGEREF _Toc335924037 \h </w:instrText>
        </w:r>
        <w:r>
          <w:rPr>
            <w:noProof/>
            <w:webHidden/>
          </w:rPr>
        </w:r>
        <w:r>
          <w:rPr>
            <w:noProof/>
            <w:webHidden/>
          </w:rPr>
          <w:fldChar w:fldCharType="separate"/>
        </w:r>
        <w:r>
          <w:rPr>
            <w:noProof/>
            <w:webHidden/>
          </w:rPr>
          <w:t>27</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38" w:history="1">
        <w:r w:rsidRPr="00FE6D89">
          <w:rPr>
            <w:rStyle w:val="Hyperlink"/>
            <w:rFonts w:cs="System"/>
            <w:noProof/>
          </w:rPr>
          <w:t>3.5</w:t>
        </w:r>
        <w:r>
          <w:rPr>
            <w:rFonts w:asciiTheme="minorHAnsi" w:eastAsiaTheme="minorEastAsia" w:hAnsiTheme="minorHAnsi" w:cstheme="minorBidi"/>
            <w:noProof/>
          </w:rPr>
          <w:tab/>
        </w:r>
        <w:r w:rsidRPr="00FE6D89">
          <w:rPr>
            <w:rStyle w:val="Hyperlink"/>
            <w:noProof/>
          </w:rPr>
          <w:t>Knowledge Transfer</w:t>
        </w:r>
        <w:r>
          <w:rPr>
            <w:noProof/>
            <w:webHidden/>
          </w:rPr>
          <w:tab/>
        </w:r>
        <w:r>
          <w:rPr>
            <w:noProof/>
            <w:webHidden/>
          </w:rPr>
          <w:fldChar w:fldCharType="begin"/>
        </w:r>
        <w:r>
          <w:rPr>
            <w:noProof/>
            <w:webHidden/>
          </w:rPr>
          <w:instrText xml:space="preserve"> PAGEREF _Toc335924038 \h </w:instrText>
        </w:r>
        <w:r>
          <w:rPr>
            <w:noProof/>
            <w:webHidden/>
          </w:rPr>
        </w:r>
        <w:r>
          <w:rPr>
            <w:noProof/>
            <w:webHidden/>
          </w:rPr>
          <w:fldChar w:fldCharType="separate"/>
        </w:r>
        <w:r>
          <w:rPr>
            <w:noProof/>
            <w:webHidden/>
          </w:rPr>
          <w:t>28</w:t>
        </w:r>
        <w:r>
          <w:rPr>
            <w:noProof/>
            <w:webHidden/>
          </w:rPr>
          <w:fldChar w:fldCharType="end"/>
        </w:r>
      </w:hyperlink>
    </w:p>
    <w:p w:rsidR="00FF3700" w:rsidRDefault="00FF3700">
      <w:pPr>
        <w:pStyle w:val="TOC1"/>
        <w:tabs>
          <w:tab w:val="left" w:pos="440"/>
          <w:tab w:val="right" w:leader="dot" w:pos="9350"/>
        </w:tabs>
        <w:rPr>
          <w:rFonts w:asciiTheme="minorHAnsi" w:eastAsiaTheme="minorEastAsia" w:hAnsiTheme="minorHAnsi" w:cstheme="minorBidi"/>
          <w:noProof/>
        </w:rPr>
      </w:pPr>
      <w:hyperlink w:anchor="_Toc335924039" w:history="1">
        <w:r w:rsidRPr="00FE6D89">
          <w:rPr>
            <w:rStyle w:val="Hyperlink"/>
            <w:rFonts w:cs="System"/>
            <w:caps/>
            <w:noProof/>
          </w:rPr>
          <w:t>4</w:t>
        </w:r>
        <w:r>
          <w:rPr>
            <w:rFonts w:asciiTheme="minorHAnsi" w:eastAsiaTheme="minorEastAsia" w:hAnsiTheme="minorHAnsi" w:cstheme="minorBidi"/>
            <w:noProof/>
          </w:rPr>
          <w:tab/>
        </w:r>
        <w:r w:rsidRPr="00FE6D89">
          <w:rPr>
            <w:rStyle w:val="Hyperlink"/>
            <w:noProof/>
          </w:rPr>
          <w:t>FSA MIDAS Extended Project Team Training</w:t>
        </w:r>
        <w:r>
          <w:rPr>
            <w:noProof/>
            <w:webHidden/>
          </w:rPr>
          <w:tab/>
        </w:r>
        <w:r>
          <w:rPr>
            <w:noProof/>
            <w:webHidden/>
          </w:rPr>
          <w:fldChar w:fldCharType="begin"/>
        </w:r>
        <w:r>
          <w:rPr>
            <w:noProof/>
            <w:webHidden/>
          </w:rPr>
          <w:instrText xml:space="preserve"> PAGEREF _Toc335924039 \h </w:instrText>
        </w:r>
        <w:r>
          <w:rPr>
            <w:noProof/>
            <w:webHidden/>
          </w:rPr>
        </w:r>
        <w:r>
          <w:rPr>
            <w:noProof/>
            <w:webHidden/>
          </w:rPr>
          <w:fldChar w:fldCharType="separate"/>
        </w:r>
        <w:r>
          <w:rPr>
            <w:noProof/>
            <w:webHidden/>
          </w:rPr>
          <w:t>28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40" w:history="1">
        <w:r w:rsidRPr="00FE6D89">
          <w:rPr>
            <w:rStyle w:val="Hyperlink"/>
            <w:rFonts w:cs="System"/>
            <w:noProof/>
          </w:rPr>
          <w:t>4.1</w:t>
        </w:r>
        <w:r>
          <w:rPr>
            <w:rFonts w:asciiTheme="minorHAnsi" w:eastAsiaTheme="minorEastAsia" w:hAnsiTheme="minorHAnsi" w:cstheme="minorBidi"/>
            <w:noProof/>
          </w:rPr>
          <w:tab/>
        </w:r>
        <w:r w:rsidRPr="00FE6D89">
          <w:rPr>
            <w:rStyle w:val="Hyperlink"/>
            <w:noProof/>
          </w:rPr>
          <w:t>Subject Matter Experts</w:t>
        </w:r>
        <w:r>
          <w:rPr>
            <w:noProof/>
            <w:webHidden/>
          </w:rPr>
          <w:tab/>
        </w:r>
        <w:r>
          <w:rPr>
            <w:noProof/>
            <w:webHidden/>
          </w:rPr>
          <w:fldChar w:fldCharType="begin"/>
        </w:r>
        <w:r>
          <w:rPr>
            <w:noProof/>
            <w:webHidden/>
          </w:rPr>
          <w:instrText xml:space="preserve"> PAGEREF _Toc335924040 \h </w:instrText>
        </w:r>
        <w:r>
          <w:rPr>
            <w:noProof/>
            <w:webHidden/>
          </w:rPr>
        </w:r>
        <w:r>
          <w:rPr>
            <w:noProof/>
            <w:webHidden/>
          </w:rPr>
          <w:fldChar w:fldCharType="separate"/>
        </w:r>
        <w:r>
          <w:rPr>
            <w:noProof/>
            <w:webHidden/>
          </w:rPr>
          <w:t>28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41" w:history="1">
        <w:r w:rsidRPr="00FE6D89">
          <w:rPr>
            <w:rStyle w:val="Hyperlink"/>
            <w:rFonts w:cs="System"/>
            <w:noProof/>
          </w:rPr>
          <w:t>4.2</w:t>
        </w:r>
        <w:r>
          <w:rPr>
            <w:rFonts w:asciiTheme="minorHAnsi" w:eastAsiaTheme="minorEastAsia" w:hAnsiTheme="minorHAnsi" w:cstheme="minorBidi"/>
            <w:noProof/>
          </w:rPr>
          <w:tab/>
        </w:r>
        <w:r w:rsidRPr="00FE6D89">
          <w:rPr>
            <w:rStyle w:val="Hyperlink"/>
            <w:noProof/>
          </w:rPr>
          <w:t>Super Users</w:t>
        </w:r>
        <w:r>
          <w:rPr>
            <w:noProof/>
            <w:webHidden/>
          </w:rPr>
          <w:tab/>
        </w:r>
        <w:r>
          <w:rPr>
            <w:noProof/>
            <w:webHidden/>
          </w:rPr>
          <w:fldChar w:fldCharType="begin"/>
        </w:r>
        <w:r>
          <w:rPr>
            <w:noProof/>
            <w:webHidden/>
          </w:rPr>
          <w:instrText xml:space="preserve"> PAGEREF _Toc335924041 \h </w:instrText>
        </w:r>
        <w:r>
          <w:rPr>
            <w:noProof/>
            <w:webHidden/>
          </w:rPr>
        </w:r>
        <w:r>
          <w:rPr>
            <w:noProof/>
            <w:webHidden/>
          </w:rPr>
          <w:fldChar w:fldCharType="separate"/>
        </w:r>
        <w:r>
          <w:rPr>
            <w:noProof/>
            <w:webHidden/>
          </w:rPr>
          <w:t>29</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42" w:history="1">
        <w:r w:rsidRPr="00FE6D89">
          <w:rPr>
            <w:rStyle w:val="Hyperlink"/>
            <w:rFonts w:cs="System"/>
            <w:noProof/>
          </w:rPr>
          <w:t>4.2.1</w:t>
        </w:r>
        <w:r>
          <w:rPr>
            <w:rFonts w:asciiTheme="minorHAnsi" w:eastAsiaTheme="minorEastAsia" w:hAnsiTheme="minorHAnsi" w:cstheme="minorBidi"/>
            <w:noProof/>
          </w:rPr>
          <w:tab/>
        </w:r>
        <w:r w:rsidRPr="00FE6D89">
          <w:rPr>
            <w:rStyle w:val="Hyperlink"/>
            <w:noProof/>
          </w:rPr>
          <w:t>Super User Strategy</w:t>
        </w:r>
        <w:r>
          <w:rPr>
            <w:noProof/>
            <w:webHidden/>
          </w:rPr>
          <w:tab/>
        </w:r>
        <w:r>
          <w:rPr>
            <w:noProof/>
            <w:webHidden/>
          </w:rPr>
          <w:fldChar w:fldCharType="begin"/>
        </w:r>
        <w:r>
          <w:rPr>
            <w:noProof/>
            <w:webHidden/>
          </w:rPr>
          <w:instrText xml:space="preserve"> PAGEREF _Toc335924042 \h </w:instrText>
        </w:r>
        <w:r>
          <w:rPr>
            <w:noProof/>
            <w:webHidden/>
          </w:rPr>
        </w:r>
        <w:r>
          <w:rPr>
            <w:noProof/>
            <w:webHidden/>
          </w:rPr>
          <w:fldChar w:fldCharType="separate"/>
        </w:r>
        <w:r>
          <w:rPr>
            <w:noProof/>
            <w:webHidden/>
          </w:rPr>
          <w:t>29</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43" w:history="1">
        <w:r w:rsidRPr="00FE6D89">
          <w:rPr>
            <w:rStyle w:val="Hyperlink"/>
            <w:rFonts w:cs="System"/>
            <w:noProof/>
          </w:rPr>
          <w:t>4.2.2</w:t>
        </w:r>
        <w:r>
          <w:rPr>
            <w:rFonts w:asciiTheme="minorHAnsi" w:eastAsiaTheme="minorEastAsia" w:hAnsiTheme="minorHAnsi" w:cstheme="minorBidi"/>
            <w:noProof/>
          </w:rPr>
          <w:tab/>
        </w:r>
        <w:r w:rsidRPr="00FE6D89">
          <w:rPr>
            <w:rStyle w:val="Hyperlink"/>
            <w:noProof/>
          </w:rPr>
          <w:t>Qualities of a Super User</w:t>
        </w:r>
        <w:r>
          <w:rPr>
            <w:noProof/>
            <w:webHidden/>
          </w:rPr>
          <w:tab/>
        </w:r>
        <w:r>
          <w:rPr>
            <w:noProof/>
            <w:webHidden/>
          </w:rPr>
          <w:fldChar w:fldCharType="begin"/>
        </w:r>
        <w:r>
          <w:rPr>
            <w:noProof/>
            <w:webHidden/>
          </w:rPr>
          <w:instrText xml:space="preserve"> PAGEREF _Toc335924043 \h </w:instrText>
        </w:r>
        <w:r>
          <w:rPr>
            <w:noProof/>
            <w:webHidden/>
          </w:rPr>
        </w:r>
        <w:r>
          <w:rPr>
            <w:noProof/>
            <w:webHidden/>
          </w:rPr>
          <w:fldChar w:fldCharType="separate"/>
        </w:r>
        <w:r>
          <w:rPr>
            <w:noProof/>
            <w:webHidden/>
          </w:rPr>
          <w:t>30</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44" w:history="1">
        <w:r w:rsidRPr="00FE6D89">
          <w:rPr>
            <w:rStyle w:val="Hyperlink"/>
            <w:rFonts w:cs="System"/>
            <w:noProof/>
          </w:rPr>
          <w:t>4.2.3</w:t>
        </w:r>
        <w:r>
          <w:rPr>
            <w:rFonts w:asciiTheme="minorHAnsi" w:eastAsiaTheme="minorEastAsia" w:hAnsiTheme="minorHAnsi" w:cstheme="minorBidi"/>
            <w:noProof/>
          </w:rPr>
          <w:tab/>
        </w:r>
        <w:r w:rsidRPr="00FE6D89">
          <w:rPr>
            <w:rStyle w:val="Hyperlink"/>
            <w:noProof/>
          </w:rPr>
          <w:t>Super User Roles and Responsibilities</w:t>
        </w:r>
        <w:r>
          <w:rPr>
            <w:noProof/>
            <w:webHidden/>
          </w:rPr>
          <w:tab/>
        </w:r>
        <w:r>
          <w:rPr>
            <w:noProof/>
            <w:webHidden/>
          </w:rPr>
          <w:fldChar w:fldCharType="begin"/>
        </w:r>
        <w:r>
          <w:rPr>
            <w:noProof/>
            <w:webHidden/>
          </w:rPr>
          <w:instrText xml:space="preserve"> PAGEREF _Toc335924044 \h </w:instrText>
        </w:r>
        <w:r>
          <w:rPr>
            <w:noProof/>
            <w:webHidden/>
          </w:rPr>
        </w:r>
        <w:r>
          <w:rPr>
            <w:noProof/>
            <w:webHidden/>
          </w:rPr>
          <w:fldChar w:fldCharType="separate"/>
        </w:r>
        <w:r>
          <w:rPr>
            <w:noProof/>
            <w:webHidden/>
          </w:rPr>
          <w:t>30</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45" w:history="1">
        <w:r w:rsidRPr="00FE6D89">
          <w:rPr>
            <w:rStyle w:val="Hyperlink"/>
            <w:rFonts w:cs="System"/>
            <w:noProof/>
          </w:rPr>
          <w:t>4.2.4</w:t>
        </w:r>
        <w:r>
          <w:rPr>
            <w:rFonts w:asciiTheme="minorHAnsi" w:eastAsiaTheme="minorEastAsia" w:hAnsiTheme="minorHAnsi" w:cstheme="minorBidi"/>
            <w:noProof/>
          </w:rPr>
          <w:tab/>
        </w:r>
        <w:r w:rsidRPr="00FE6D89">
          <w:rPr>
            <w:rStyle w:val="Hyperlink"/>
            <w:noProof/>
          </w:rPr>
          <w:t>Super User Training Delivery</w:t>
        </w:r>
        <w:r>
          <w:rPr>
            <w:noProof/>
            <w:webHidden/>
          </w:rPr>
          <w:tab/>
        </w:r>
        <w:r>
          <w:rPr>
            <w:noProof/>
            <w:webHidden/>
          </w:rPr>
          <w:fldChar w:fldCharType="begin"/>
        </w:r>
        <w:r>
          <w:rPr>
            <w:noProof/>
            <w:webHidden/>
          </w:rPr>
          <w:instrText xml:space="preserve"> PAGEREF _Toc335924045 \h </w:instrText>
        </w:r>
        <w:r>
          <w:rPr>
            <w:noProof/>
            <w:webHidden/>
          </w:rPr>
        </w:r>
        <w:r>
          <w:rPr>
            <w:noProof/>
            <w:webHidden/>
          </w:rPr>
          <w:fldChar w:fldCharType="separate"/>
        </w:r>
        <w:r>
          <w:rPr>
            <w:noProof/>
            <w:webHidden/>
          </w:rPr>
          <w:t>31</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46" w:history="1">
        <w:r w:rsidRPr="00FE6D89">
          <w:rPr>
            <w:rStyle w:val="Hyperlink"/>
            <w:rFonts w:cs="System"/>
            <w:noProof/>
          </w:rPr>
          <w:t>4.2.5</w:t>
        </w:r>
        <w:r>
          <w:rPr>
            <w:rFonts w:asciiTheme="minorHAnsi" w:eastAsiaTheme="minorEastAsia" w:hAnsiTheme="minorHAnsi" w:cstheme="minorBidi"/>
            <w:noProof/>
          </w:rPr>
          <w:tab/>
        </w:r>
        <w:r w:rsidRPr="00FE6D89">
          <w:rPr>
            <w:rStyle w:val="Hyperlink"/>
            <w:noProof/>
          </w:rPr>
          <w:t>Super User Time Commitment</w:t>
        </w:r>
        <w:r>
          <w:rPr>
            <w:noProof/>
            <w:webHidden/>
          </w:rPr>
          <w:tab/>
        </w:r>
        <w:r>
          <w:rPr>
            <w:noProof/>
            <w:webHidden/>
          </w:rPr>
          <w:fldChar w:fldCharType="begin"/>
        </w:r>
        <w:r>
          <w:rPr>
            <w:noProof/>
            <w:webHidden/>
          </w:rPr>
          <w:instrText xml:space="preserve"> PAGEREF _Toc335924046 \h </w:instrText>
        </w:r>
        <w:r>
          <w:rPr>
            <w:noProof/>
            <w:webHidden/>
          </w:rPr>
        </w:r>
        <w:r>
          <w:rPr>
            <w:noProof/>
            <w:webHidden/>
          </w:rPr>
          <w:fldChar w:fldCharType="separate"/>
        </w:r>
        <w:r>
          <w:rPr>
            <w:noProof/>
            <w:webHidden/>
          </w:rPr>
          <w:t>31</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47" w:history="1">
        <w:r w:rsidRPr="00FE6D89">
          <w:rPr>
            <w:rStyle w:val="Hyperlink"/>
            <w:rFonts w:cs="System"/>
            <w:noProof/>
          </w:rPr>
          <w:t>4.3</w:t>
        </w:r>
        <w:r>
          <w:rPr>
            <w:rFonts w:asciiTheme="minorHAnsi" w:eastAsiaTheme="minorEastAsia" w:hAnsiTheme="minorHAnsi" w:cstheme="minorBidi"/>
            <w:noProof/>
          </w:rPr>
          <w:tab/>
        </w:r>
        <w:r w:rsidRPr="00FE6D89">
          <w:rPr>
            <w:rStyle w:val="Hyperlink"/>
            <w:noProof/>
          </w:rPr>
          <w:t>Change Agent Training</w:t>
        </w:r>
        <w:r>
          <w:rPr>
            <w:noProof/>
            <w:webHidden/>
          </w:rPr>
          <w:tab/>
        </w:r>
        <w:r>
          <w:rPr>
            <w:noProof/>
            <w:webHidden/>
          </w:rPr>
          <w:fldChar w:fldCharType="begin"/>
        </w:r>
        <w:r>
          <w:rPr>
            <w:noProof/>
            <w:webHidden/>
          </w:rPr>
          <w:instrText xml:space="preserve"> PAGEREF _Toc335924047 \h </w:instrText>
        </w:r>
        <w:r>
          <w:rPr>
            <w:noProof/>
            <w:webHidden/>
          </w:rPr>
        </w:r>
        <w:r>
          <w:rPr>
            <w:noProof/>
            <w:webHidden/>
          </w:rPr>
          <w:fldChar w:fldCharType="separate"/>
        </w:r>
        <w:r>
          <w:rPr>
            <w:noProof/>
            <w:webHidden/>
          </w:rPr>
          <w:t>31</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48" w:history="1">
        <w:r w:rsidRPr="00FE6D89">
          <w:rPr>
            <w:rStyle w:val="Hyperlink"/>
            <w:rFonts w:cs="System"/>
            <w:noProof/>
          </w:rPr>
          <w:t>4.3.1</w:t>
        </w:r>
        <w:r>
          <w:rPr>
            <w:rFonts w:asciiTheme="minorHAnsi" w:eastAsiaTheme="minorEastAsia" w:hAnsiTheme="minorHAnsi" w:cstheme="minorBidi"/>
            <w:noProof/>
          </w:rPr>
          <w:tab/>
        </w:r>
        <w:r w:rsidRPr="00FE6D89">
          <w:rPr>
            <w:rStyle w:val="Hyperlink"/>
            <w:noProof/>
          </w:rPr>
          <w:t>Scope and Content of Change Agent Training</w:t>
        </w:r>
        <w:r>
          <w:rPr>
            <w:noProof/>
            <w:webHidden/>
          </w:rPr>
          <w:tab/>
        </w:r>
        <w:r>
          <w:rPr>
            <w:noProof/>
            <w:webHidden/>
          </w:rPr>
          <w:fldChar w:fldCharType="begin"/>
        </w:r>
        <w:r>
          <w:rPr>
            <w:noProof/>
            <w:webHidden/>
          </w:rPr>
          <w:instrText xml:space="preserve"> PAGEREF _Toc335924048 \h </w:instrText>
        </w:r>
        <w:r>
          <w:rPr>
            <w:noProof/>
            <w:webHidden/>
          </w:rPr>
        </w:r>
        <w:r>
          <w:rPr>
            <w:noProof/>
            <w:webHidden/>
          </w:rPr>
          <w:fldChar w:fldCharType="separate"/>
        </w:r>
        <w:r>
          <w:rPr>
            <w:noProof/>
            <w:webHidden/>
          </w:rPr>
          <w:t>32</w:t>
        </w:r>
        <w:r>
          <w:rPr>
            <w:noProof/>
            <w:webHidden/>
          </w:rPr>
          <w:fldChar w:fldCharType="end"/>
        </w:r>
      </w:hyperlink>
    </w:p>
    <w:p w:rsidR="00FF3700" w:rsidRDefault="00FF3700">
      <w:pPr>
        <w:pStyle w:val="TOC1"/>
        <w:tabs>
          <w:tab w:val="left" w:pos="440"/>
          <w:tab w:val="right" w:leader="dot" w:pos="9350"/>
        </w:tabs>
        <w:rPr>
          <w:rFonts w:asciiTheme="minorHAnsi" w:eastAsiaTheme="minorEastAsia" w:hAnsiTheme="minorHAnsi" w:cstheme="minorBidi"/>
          <w:noProof/>
        </w:rPr>
      </w:pPr>
      <w:hyperlink w:anchor="_Toc335924049" w:history="1">
        <w:r w:rsidRPr="00FE6D89">
          <w:rPr>
            <w:rStyle w:val="Hyperlink"/>
            <w:rFonts w:cs="System"/>
            <w:caps/>
            <w:noProof/>
          </w:rPr>
          <w:t>5</w:t>
        </w:r>
        <w:r>
          <w:rPr>
            <w:rFonts w:asciiTheme="minorHAnsi" w:eastAsiaTheme="minorEastAsia" w:hAnsiTheme="minorHAnsi" w:cstheme="minorBidi"/>
            <w:noProof/>
          </w:rPr>
          <w:tab/>
        </w:r>
        <w:r w:rsidRPr="00FE6D89">
          <w:rPr>
            <w:rStyle w:val="Hyperlink"/>
            <w:noProof/>
          </w:rPr>
          <w:t>FSA IT Support Staff Training</w:t>
        </w:r>
        <w:r>
          <w:rPr>
            <w:noProof/>
            <w:webHidden/>
          </w:rPr>
          <w:tab/>
        </w:r>
        <w:r>
          <w:rPr>
            <w:noProof/>
            <w:webHidden/>
          </w:rPr>
          <w:fldChar w:fldCharType="begin"/>
        </w:r>
        <w:r>
          <w:rPr>
            <w:noProof/>
            <w:webHidden/>
          </w:rPr>
          <w:instrText xml:space="preserve"> PAGEREF _Toc335924049 \h </w:instrText>
        </w:r>
        <w:r>
          <w:rPr>
            <w:noProof/>
            <w:webHidden/>
          </w:rPr>
        </w:r>
        <w:r>
          <w:rPr>
            <w:noProof/>
            <w:webHidden/>
          </w:rPr>
          <w:fldChar w:fldCharType="separate"/>
        </w:r>
        <w:r>
          <w:rPr>
            <w:noProof/>
            <w:webHidden/>
          </w:rPr>
          <w:t>33</w:t>
        </w:r>
        <w:r>
          <w:rPr>
            <w:noProof/>
            <w:webHidden/>
          </w:rPr>
          <w:fldChar w:fldCharType="end"/>
        </w:r>
      </w:hyperlink>
    </w:p>
    <w:p w:rsidR="00FF3700" w:rsidRDefault="00FF3700">
      <w:pPr>
        <w:pStyle w:val="TOC1"/>
        <w:tabs>
          <w:tab w:val="left" w:pos="440"/>
          <w:tab w:val="right" w:leader="dot" w:pos="9350"/>
        </w:tabs>
        <w:rPr>
          <w:rFonts w:asciiTheme="minorHAnsi" w:eastAsiaTheme="minorEastAsia" w:hAnsiTheme="minorHAnsi" w:cstheme="minorBidi"/>
          <w:noProof/>
        </w:rPr>
      </w:pPr>
      <w:hyperlink w:anchor="_Toc335924050" w:history="1">
        <w:r w:rsidRPr="00FE6D89">
          <w:rPr>
            <w:rStyle w:val="Hyperlink"/>
            <w:rFonts w:cs="System"/>
            <w:caps/>
            <w:noProof/>
          </w:rPr>
          <w:t>6</w:t>
        </w:r>
        <w:r>
          <w:rPr>
            <w:rFonts w:asciiTheme="minorHAnsi" w:eastAsiaTheme="minorEastAsia" w:hAnsiTheme="minorHAnsi" w:cstheme="minorBidi"/>
            <w:noProof/>
          </w:rPr>
          <w:tab/>
        </w:r>
        <w:r w:rsidRPr="00FE6D89">
          <w:rPr>
            <w:rStyle w:val="Hyperlink"/>
            <w:noProof/>
          </w:rPr>
          <w:t>FSA MIDAS End-User Training Overview</w:t>
        </w:r>
        <w:r>
          <w:rPr>
            <w:noProof/>
            <w:webHidden/>
          </w:rPr>
          <w:tab/>
        </w:r>
        <w:r>
          <w:rPr>
            <w:noProof/>
            <w:webHidden/>
          </w:rPr>
          <w:fldChar w:fldCharType="begin"/>
        </w:r>
        <w:r>
          <w:rPr>
            <w:noProof/>
            <w:webHidden/>
          </w:rPr>
          <w:instrText xml:space="preserve"> PAGEREF _Toc335924050 \h </w:instrText>
        </w:r>
        <w:r>
          <w:rPr>
            <w:noProof/>
            <w:webHidden/>
          </w:rPr>
        </w:r>
        <w:r>
          <w:rPr>
            <w:noProof/>
            <w:webHidden/>
          </w:rPr>
          <w:fldChar w:fldCharType="separate"/>
        </w:r>
        <w:r>
          <w:rPr>
            <w:noProof/>
            <w:webHidden/>
          </w:rPr>
          <w:t>34</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51" w:history="1">
        <w:r w:rsidRPr="00FE6D89">
          <w:rPr>
            <w:rStyle w:val="Hyperlink"/>
            <w:rFonts w:cs="System"/>
            <w:noProof/>
          </w:rPr>
          <w:t>6.1</w:t>
        </w:r>
        <w:r>
          <w:rPr>
            <w:rFonts w:asciiTheme="minorHAnsi" w:eastAsiaTheme="minorEastAsia" w:hAnsiTheme="minorHAnsi" w:cstheme="minorBidi"/>
            <w:noProof/>
          </w:rPr>
          <w:tab/>
        </w:r>
        <w:r w:rsidRPr="00FE6D89">
          <w:rPr>
            <w:rStyle w:val="Hyperlink"/>
            <w:noProof/>
          </w:rPr>
          <w:t>MIDAS End User Population Training Program Key Objectives</w:t>
        </w:r>
        <w:r>
          <w:rPr>
            <w:noProof/>
            <w:webHidden/>
          </w:rPr>
          <w:tab/>
        </w:r>
        <w:r>
          <w:rPr>
            <w:noProof/>
            <w:webHidden/>
          </w:rPr>
          <w:fldChar w:fldCharType="begin"/>
        </w:r>
        <w:r>
          <w:rPr>
            <w:noProof/>
            <w:webHidden/>
          </w:rPr>
          <w:instrText xml:space="preserve"> PAGEREF _Toc335924051 \h </w:instrText>
        </w:r>
        <w:r>
          <w:rPr>
            <w:noProof/>
            <w:webHidden/>
          </w:rPr>
        </w:r>
        <w:r>
          <w:rPr>
            <w:noProof/>
            <w:webHidden/>
          </w:rPr>
          <w:fldChar w:fldCharType="separate"/>
        </w:r>
        <w:r>
          <w:rPr>
            <w:noProof/>
            <w:webHidden/>
          </w:rPr>
          <w:t>35</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52" w:history="1">
        <w:r w:rsidRPr="00FE6D89">
          <w:rPr>
            <w:rStyle w:val="Hyperlink"/>
            <w:rFonts w:cs="System"/>
            <w:noProof/>
          </w:rPr>
          <w:t>6.2</w:t>
        </w:r>
        <w:r>
          <w:rPr>
            <w:rFonts w:asciiTheme="minorHAnsi" w:eastAsiaTheme="minorEastAsia" w:hAnsiTheme="minorHAnsi" w:cstheme="minorBidi"/>
            <w:noProof/>
          </w:rPr>
          <w:tab/>
        </w:r>
        <w:r w:rsidRPr="00FE6D89">
          <w:rPr>
            <w:rStyle w:val="Hyperlink"/>
            <w:noProof/>
          </w:rPr>
          <w:t>End User Training Scope</w:t>
        </w:r>
        <w:r>
          <w:rPr>
            <w:noProof/>
            <w:webHidden/>
          </w:rPr>
          <w:tab/>
        </w:r>
        <w:r>
          <w:rPr>
            <w:noProof/>
            <w:webHidden/>
          </w:rPr>
          <w:fldChar w:fldCharType="begin"/>
        </w:r>
        <w:r>
          <w:rPr>
            <w:noProof/>
            <w:webHidden/>
          </w:rPr>
          <w:instrText xml:space="preserve"> PAGEREF _Toc335924052 \h </w:instrText>
        </w:r>
        <w:r>
          <w:rPr>
            <w:noProof/>
            <w:webHidden/>
          </w:rPr>
        </w:r>
        <w:r>
          <w:rPr>
            <w:noProof/>
            <w:webHidden/>
          </w:rPr>
          <w:fldChar w:fldCharType="separate"/>
        </w:r>
        <w:r>
          <w:rPr>
            <w:noProof/>
            <w:webHidden/>
          </w:rPr>
          <w:t>36</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53" w:history="1">
        <w:r w:rsidRPr="00FE6D89">
          <w:rPr>
            <w:rStyle w:val="Hyperlink"/>
            <w:rFonts w:cs="System"/>
            <w:noProof/>
          </w:rPr>
          <w:t>6.2.1</w:t>
        </w:r>
        <w:r>
          <w:rPr>
            <w:rFonts w:asciiTheme="minorHAnsi" w:eastAsiaTheme="minorEastAsia" w:hAnsiTheme="minorHAnsi" w:cstheme="minorBidi"/>
            <w:noProof/>
          </w:rPr>
          <w:tab/>
        </w:r>
        <w:r w:rsidRPr="00FE6D89">
          <w:rPr>
            <w:rStyle w:val="Hyperlink"/>
            <w:noProof/>
          </w:rPr>
          <w:t>End User Training Activities in Scope</w:t>
        </w:r>
        <w:r>
          <w:rPr>
            <w:noProof/>
            <w:webHidden/>
          </w:rPr>
          <w:tab/>
        </w:r>
        <w:r>
          <w:rPr>
            <w:noProof/>
            <w:webHidden/>
          </w:rPr>
          <w:fldChar w:fldCharType="begin"/>
        </w:r>
        <w:r>
          <w:rPr>
            <w:noProof/>
            <w:webHidden/>
          </w:rPr>
          <w:instrText xml:space="preserve"> PAGEREF _Toc335924053 \h </w:instrText>
        </w:r>
        <w:r>
          <w:rPr>
            <w:noProof/>
            <w:webHidden/>
          </w:rPr>
        </w:r>
        <w:r>
          <w:rPr>
            <w:noProof/>
            <w:webHidden/>
          </w:rPr>
          <w:fldChar w:fldCharType="separate"/>
        </w:r>
        <w:r>
          <w:rPr>
            <w:noProof/>
            <w:webHidden/>
          </w:rPr>
          <w:t>37</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54" w:history="1">
        <w:r w:rsidRPr="00FE6D89">
          <w:rPr>
            <w:rStyle w:val="Hyperlink"/>
            <w:rFonts w:cs="System"/>
            <w:noProof/>
          </w:rPr>
          <w:t>6.2.2</w:t>
        </w:r>
        <w:r>
          <w:rPr>
            <w:rFonts w:asciiTheme="minorHAnsi" w:eastAsiaTheme="minorEastAsia" w:hAnsiTheme="minorHAnsi" w:cstheme="minorBidi"/>
            <w:noProof/>
          </w:rPr>
          <w:tab/>
        </w:r>
        <w:r w:rsidRPr="00FE6D89">
          <w:rPr>
            <w:rStyle w:val="Hyperlink"/>
            <w:noProof/>
          </w:rPr>
          <w:t>End User Training Activities Out of Scope</w:t>
        </w:r>
        <w:r>
          <w:rPr>
            <w:noProof/>
            <w:webHidden/>
          </w:rPr>
          <w:tab/>
        </w:r>
        <w:r>
          <w:rPr>
            <w:noProof/>
            <w:webHidden/>
          </w:rPr>
          <w:fldChar w:fldCharType="begin"/>
        </w:r>
        <w:r>
          <w:rPr>
            <w:noProof/>
            <w:webHidden/>
          </w:rPr>
          <w:instrText xml:space="preserve"> PAGEREF _Toc335924054 \h </w:instrText>
        </w:r>
        <w:r>
          <w:rPr>
            <w:noProof/>
            <w:webHidden/>
          </w:rPr>
        </w:r>
        <w:r>
          <w:rPr>
            <w:noProof/>
            <w:webHidden/>
          </w:rPr>
          <w:fldChar w:fldCharType="separate"/>
        </w:r>
        <w:r>
          <w:rPr>
            <w:noProof/>
            <w:webHidden/>
          </w:rPr>
          <w:t>37</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55" w:history="1">
        <w:r w:rsidRPr="00FE6D89">
          <w:rPr>
            <w:rStyle w:val="Hyperlink"/>
            <w:rFonts w:cs="System"/>
            <w:noProof/>
          </w:rPr>
          <w:t>6.3</w:t>
        </w:r>
        <w:r>
          <w:rPr>
            <w:rFonts w:asciiTheme="minorHAnsi" w:eastAsiaTheme="minorEastAsia" w:hAnsiTheme="minorHAnsi" w:cstheme="minorBidi"/>
            <w:noProof/>
          </w:rPr>
          <w:tab/>
        </w:r>
        <w:r w:rsidRPr="00FE6D89">
          <w:rPr>
            <w:rStyle w:val="Hyperlink"/>
            <w:noProof/>
          </w:rPr>
          <w:t>Logistics Assessment</w:t>
        </w:r>
        <w:r>
          <w:rPr>
            <w:noProof/>
            <w:webHidden/>
          </w:rPr>
          <w:tab/>
        </w:r>
        <w:r>
          <w:rPr>
            <w:noProof/>
            <w:webHidden/>
          </w:rPr>
          <w:fldChar w:fldCharType="begin"/>
        </w:r>
        <w:r>
          <w:rPr>
            <w:noProof/>
            <w:webHidden/>
          </w:rPr>
          <w:instrText xml:space="preserve"> PAGEREF _Toc335924055 \h </w:instrText>
        </w:r>
        <w:r>
          <w:rPr>
            <w:noProof/>
            <w:webHidden/>
          </w:rPr>
        </w:r>
        <w:r>
          <w:rPr>
            <w:noProof/>
            <w:webHidden/>
          </w:rPr>
          <w:fldChar w:fldCharType="separate"/>
        </w:r>
        <w:r>
          <w:rPr>
            <w:noProof/>
            <w:webHidden/>
          </w:rPr>
          <w:t>38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56" w:history="1">
        <w:r w:rsidRPr="00FE6D89">
          <w:rPr>
            <w:rStyle w:val="Hyperlink"/>
            <w:rFonts w:cs="System"/>
            <w:noProof/>
          </w:rPr>
          <w:t>6.4</w:t>
        </w:r>
        <w:r>
          <w:rPr>
            <w:rFonts w:asciiTheme="minorHAnsi" w:eastAsiaTheme="minorEastAsia" w:hAnsiTheme="minorHAnsi" w:cstheme="minorBidi"/>
            <w:noProof/>
          </w:rPr>
          <w:tab/>
        </w:r>
        <w:r w:rsidRPr="00FE6D89">
          <w:rPr>
            <w:rStyle w:val="Hyperlink"/>
            <w:noProof/>
          </w:rPr>
          <w:t>Training Methodology</w:t>
        </w:r>
        <w:r>
          <w:rPr>
            <w:noProof/>
            <w:webHidden/>
          </w:rPr>
          <w:tab/>
        </w:r>
        <w:r>
          <w:rPr>
            <w:noProof/>
            <w:webHidden/>
          </w:rPr>
          <w:fldChar w:fldCharType="begin"/>
        </w:r>
        <w:r>
          <w:rPr>
            <w:noProof/>
            <w:webHidden/>
          </w:rPr>
          <w:instrText xml:space="preserve"> PAGEREF _Toc335924056 \h </w:instrText>
        </w:r>
        <w:r>
          <w:rPr>
            <w:noProof/>
            <w:webHidden/>
          </w:rPr>
        </w:r>
        <w:r>
          <w:rPr>
            <w:noProof/>
            <w:webHidden/>
          </w:rPr>
          <w:fldChar w:fldCharType="separate"/>
        </w:r>
        <w:r>
          <w:rPr>
            <w:noProof/>
            <w:webHidden/>
          </w:rPr>
          <w:t>38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57" w:history="1">
        <w:r w:rsidRPr="00FE6D89">
          <w:rPr>
            <w:rStyle w:val="Hyperlink"/>
            <w:rFonts w:cs="System"/>
            <w:noProof/>
          </w:rPr>
          <w:t>6.5</w:t>
        </w:r>
        <w:r>
          <w:rPr>
            <w:rFonts w:asciiTheme="minorHAnsi" w:eastAsiaTheme="minorEastAsia" w:hAnsiTheme="minorHAnsi" w:cstheme="minorBidi"/>
            <w:noProof/>
          </w:rPr>
          <w:tab/>
        </w:r>
        <w:r w:rsidRPr="00FE6D89">
          <w:rPr>
            <w:rStyle w:val="Hyperlink"/>
            <w:noProof/>
          </w:rPr>
          <w:t>MIDAS Training Delivery Methods</w:t>
        </w:r>
        <w:r>
          <w:rPr>
            <w:noProof/>
            <w:webHidden/>
          </w:rPr>
          <w:tab/>
        </w:r>
        <w:r>
          <w:rPr>
            <w:noProof/>
            <w:webHidden/>
          </w:rPr>
          <w:fldChar w:fldCharType="begin"/>
        </w:r>
        <w:r>
          <w:rPr>
            <w:noProof/>
            <w:webHidden/>
          </w:rPr>
          <w:instrText xml:space="preserve"> PAGEREF _Toc335924057 \h </w:instrText>
        </w:r>
        <w:r>
          <w:rPr>
            <w:noProof/>
            <w:webHidden/>
          </w:rPr>
        </w:r>
        <w:r>
          <w:rPr>
            <w:noProof/>
            <w:webHidden/>
          </w:rPr>
          <w:fldChar w:fldCharType="separate"/>
        </w:r>
        <w:r>
          <w:rPr>
            <w:noProof/>
            <w:webHidden/>
          </w:rPr>
          <w:t>39</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58" w:history="1">
        <w:r w:rsidRPr="00FE6D89">
          <w:rPr>
            <w:rStyle w:val="Hyperlink"/>
            <w:rFonts w:cs="System"/>
            <w:noProof/>
          </w:rPr>
          <w:t>6.6</w:t>
        </w:r>
        <w:r>
          <w:rPr>
            <w:rFonts w:asciiTheme="minorHAnsi" w:eastAsiaTheme="minorEastAsia" w:hAnsiTheme="minorHAnsi" w:cstheme="minorBidi"/>
            <w:noProof/>
          </w:rPr>
          <w:tab/>
        </w:r>
        <w:r w:rsidRPr="00FE6D89">
          <w:rPr>
            <w:rStyle w:val="Hyperlink"/>
            <w:noProof/>
          </w:rPr>
          <w:t>MIDAS Existing Training Tools and Standards</w:t>
        </w:r>
        <w:r>
          <w:rPr>
            <w:noProof/>
            <w:webHidden/>
          </w:rPr>
          <w:tab/>
        </w:r>
        <w:r>
          <w:rPr>
            <w:noProof/>
            <w:webHidden/>
          </w:rPr>
          <w:fldChar w:fldCharType="begin"/>
        </w:r>
        <w:r>
          <w:rPr>
            <w:noProof/>
            <w:webHidden/>
          </w:rPr>
          <w:instrText xml:space="preserve"> PAGEREF _Toc335924058 \h </w:instrText>
        </w:r>
        <w:r>
          <w:rPr>
            <w:noProof/>
            <w:webHidden/>
          </w:rPr>
        </w:r>
        <w:r>
          <w:rPr>
            <w:noProof/>
            <w:webHidden/>
          </w:rPr>
          <w:fldChar w:fldCharType="separate"/>
        </w:r>
        <w:r>
          <w:rPr>
            <w:noProof/>
            <w:webHidden/>
          </w:rPr>
          <w:t>42</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59" w:history="1">
        <w:r w:rsidRPr="00FE6D89">
          <w:rPr>
            <w:rStyle w:val="Hyperlink"/>
            <w:rFonts w:cs="System"/>
            <w:noProof/>
          </w:rPr>
          <w:t>6.7</w:t>
        </w:r>
        <w:r>
          <w:rPr>
            <w:rFonts w:asciiTheme="minorHAnsi" w:eastAsiaTheme="minorEastAsia" w:hAnsiTheme="minorHAnsi" w:cstheme="minorBidi"/>
            <w:noProof/>
          </w:rPr>
          <w:tab/>
        </w:r>
        <w:r w:rsidRPr="00FE6D89">
          <w:rPr>
            <w:rStyle w:val="Hyperlink"/>
            <w:noProof/>
          </w:rPr>
          <w:t>Creative Media and Broadcast Center</w:t>
        </w:r>
        <w:r>
          <w:rPr>
            <w:noProof/>
            <w:webHidden/>
          </w:rPr>
          <w:tab/>
        </w:r>
        <w:r>
          <w:rPr>
            <w:noProof/>
            <w:webHidden/>
          </w:rPr>
          <w:fldChar w:fldCharType="begin"/>
        </w:r>
        <w:r>
          <w:rPr>
            <w:noProof/>
            <w:webHidden/>
          </w:rPr>
          <w:instrText xml:space="preserve"> PAGEREF _Toc335924059 \h </w:instrText>
        </w:r>
        <w:r>
          <w:rPr>
            <w:noProof/>
            <w:webHidden/>
          </w:rPr>
        </w:r>
        <w:r>
          <w:rPr>
            <w:noProof/>
            <w:webHidden/>
          </w:rPr>
          <w:fldChar w:fldCharType="separate"/>
        </w:r>
        <w:r>
          <w:rPr>
            <w:noProof/>
            <w:webHidden/>
          </w:rPr>
          <w:t>43</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60" w:history="1">
        <w:r w:rsidRPr="00FE6D89">
          <w:rPr>
            <w:rStyle w:val="Hyperlink"/>
            <w:rFonts w:cs="System"/>
            <w:noProof/>
          </w:rPr>
          <w:t>6.8</w:t>
        </w:r>
        <w:r>
          <w:rPr>
            <w:rFonts w:asciiTheme="minorHAnsi" w:eastAsiaTheme="minorEastAsia" w:hAnsiTheme="minorHAnsi" w:cstheme="minorBidi"/>
            <w:noProof/>
          </w:rPr>
          <w:tab/>
        </w:r>
        <w:r w:rsidRPr="00FE6D89">
          <w:rPr>
            <w:rStyle w:val="Hyperlink"/>
            <w:noProof/>
          </w:rPr>
          <w:t>Lessons Learned – FMMI Training</w:t>
        </w:r>
        <w:r>
          <w:rPr>
            <w:noProof/>
            <w:webHidden/>
          </w:rPr>
          <w:tab/>
        </w:r>
        <w:r>
          <w:rPr>
            <w:noProof/>
            <w:webHidden/>
          </w:rPr>
          <w:fldChar w:fldCharType="begin"/>
        </w:r>
        <w:r>
          <w:rPr>
            <w:noProof/>
            <w:webHidden/>
          </w:rPr>
          <w:instrText xml:space="preserve"> PAGEREF _Toc335924060 \h </w:instrText>
        </w:r>
        <w:r>
          <w:rPr>
            <w:noProof/>
            <w:webHidden/>
          </w:rPr>
        </w:r>
        <w:r>
          <w:rPr>
            <w:noProof/>
            <w:webHidden/>
          </w:rPr>
          <w:fldChar w:fldCharType="separate"/>
        </w:r>
        <w:r>
          <w:rPr>
            <w:noProof/>
            <w:webHidden/>
          </w:rPr>
          <w:t>43</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61" w:history="1">
        <w:r w:rsidRPr="00FE6D89">
          <w:rPr>
            <w:rStyle w:val="Hyperlink"/>
            <w:rFonts w:cs="System"/>
            <w:noProof/>
          </w:rPr>
          <w:t>6.9</w:t>
        </w:r>
        <w:r>
          <w:rPr>
            <w:rFonts w:asciiTheme="minorHAnsi" w:eastAsiaTheme="minorEastAsia" w:hAnsiTheme="minorHAnsi" w:cstheme="minorBidi"/>
            <w:noProof/>
          </w:rPr>
          <w:tab/>
        </w:r>
        <w:r w:rsidRPr="00FE6D89">
          <w:rPr>
            <w:rStyle w:val="Hyperlink"/>
            <w:noProof/>
          </w:rPr>
          <w:t>MIDAS Training Curriculum Overview</w:t>
        </w:r>
        <w:r>
          <w:rPr>
            <w:noProof/>
            <w:webHidden/>
          </w:rPr>
          <w:tab/>
        </w:r>
        <w:r>
          <w:rPr>
            <w:noProof/>
            <w:webHidden/>
          </w:rPr>
          <w:fldChar w:fldCharType="begin"/>
        </w:r>
        <w:r>
          <w:rPr>
            <w:noProof/>
            <w:webHidden/>
          </w:rPr>
          <w:instrText xml:space="preserve"> PAGEREF _Toc335924061 \h </w:instrText>
        </w:r>
        <w:r>
          <w:rPr>
            <w:noProof/>
            <w:webHidden/>
          </w:rPr>
        </w:r>
        <w:r>
          <w:rPr>
            <w:noProof/>
            <w:webHidden/>
          </w:rPr>
          <w:fldChar w:fldCharType="separate"/>
        </w:r>
        <w:r>
          <w:rPr>
            <w:noProof/>
            <w:webHidden/>
          </w:rPr>
          <w:t>44</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62" w:history="1">
        <w:r w:rsidRPr="00FE6D89">
          <w:rPr>
            <w:rStyle w:val="Hyperlink"/>
            <w:rFonts w:cs="System"/>
            <w:noProof/>
          </w:rPr>
          <w:t>6.9.1</w:t>
        </w:r>
        <w:r>
          <w:rPr>
            <w:rFonts w:asciiTheme="minorHAnsi" w:eastAsiaTheme="minorEastAsia" w:hAnsiTheme="minorHAnsi" w:cstheme="minorBidi"/>
            <w:noProof/>
          </w:rPr>
          <w:tab/>
        </w:r>
        <w:r w:rsidRPr="00FE6D89">
          <w:rPr>
            <w:rStyle w:val="Hyperlink"/>
            <w:noProof/>
          </w:rPr>
          <w:t>General MIDAS Communications</w:t>
        </w:r>
        <w:r>
          <w:rPr>
            <w:noProof/>
            <w:webHidden/>
          </w:rPr>
          <w:tab/>
        </w:r>
        <w:r>
          <w:rPr>
            <w:noProof/>
            <w:webHidden/>
          </w:rPr>
          <w:fldChar w:fldCharType="begin"/>
        </w:r>
        <w:r>
          <w:rPr>
            <w:noProof/>
            <w:webHidden/>
          </w:rPr>
          <w:instrText xml:space="preserve"> PAGEREF _Toc335924062 \h </w:instrText>
        </w:r>
        <w:r>
          <w:rPr>
            <w:noProof/>
            <w:webHidden/>
          </w:rPr>
        </w:r>
        <w:r>
          <w:rPr>
            <w:noProof/>
            <w:webHidden/>
          </w:rPr>
          <w:fldChar w:fldCharType="separate"/>
        </w:r>
        <w:r>
          <w:rPr>
            <w:noProof/>
            <w:webHidden/>
          </w:rPr>
          <w:t>45</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63" w:history="1">
        <w:r w:rsidRPr="00FE6D89">
          <w:rPr>
            <w:rStyle w:val="Hyperlink"/>
            <w:rFonts w:cs="System"/>
            <w:noProof/>
          </w:rPr>
          <w:t>6.9.2</w:t>
        </w:r>
        <w:r>
          <w:rPr>
            <w:rFonts w:asciiTheme="minorHAnsi" w:eastAsiaTheme="minorEastAsia" w:hAnsiTheme="minorHAnsi" w:cstheme="minorBidi"/>
            <w:noProof/>
          </w:rPr>
          <w:tab/>
        </w:r>
        <w:r w:rsidRPr="00FE6D89">
          <w:rPr>
            <w:rStyle w:val="Hyperlink"/>
            <w:noProof/>
          </w:rPr>
          <w:t>MIDAS Basic Navigation</w:t>
        </w:r>
        <w:r>
          <w:rPr>
            <w:noProof/>
            <w:webHidden/>
          </w:rPr>
          <w:tab/>
        </w:r>
        <w:r>
          <w:rPr>
            <w:noProof/>
            <w:webHidden/>
          </w:rPr>
          <w:fldChar w:fldCharType="begin"/>
        </w:r>
        <w:r>
          <w:rPr>
            <w:noProof/>
            <w:webHidden/>
          </w:rPr>
          <w:instrText xml:space="preserve"> PAGEREF _Toc335924063 \h </w:instrText>
        </w:r>
        <w:r>
          <w:rPr>
            <w:noProof/>
            <w:webHidden/>
          </w:rPr>
        </w:r>
        <w:r>
          <w:rPr>
            <w:noProof/>
            <w:webHidden/>
          </w:rPr>
          <w:fldChar w:fldCharType="separate"/>
        </w:r>
        <w:r>
          <w:rPr>
            <w:noProof/>
            <w:webHidden/>
          </w:rPr>
          <w:t>45</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64" w:history="1">
        <w:r w:rsidRPr="00FE6D89">
          <w:rPr>
            <w:rStyle w:val="Hyperlink"/>
            <w:rFonts w:cs="System"/>
            <w:noProof/>
          </w:rPr>
          <w:t>6.9.3</w:t>
        </w:r>
        <w:r>
          <w:rPr>
            <w:rFonts w:asciiTheme="minorHAnsi" w:eastAsiaTheme="minorEastAsia" w:hAnsiTheme="minorHAnsi" w:cstheme="minorBidi"/>
            <w:noProof/>
          </w:rPr>
          <w:tab/>
        </w:r>
        <w:r w:rsidRPr="00FE6D89">
          <w:rPr>
            <w:rStyle w:val="Hyperlink"/>
            <w:noProof/>
          </w:rPr>
          <w:t>Role-Based Task Training</w:t>
        </w:r>
        <w:r>
          <w:rPr>
            <w:noProof/>
            <w:webHidden/>
          </w:rPr>
          <w:tab/>
        </w:r>
        <w:r>
          <w:rPr>
            <w:noProof/>
            <w:webHidden/>
          </w:rPr>
          <w:fldChar w:fldCharType="begin"/>
        </w:r>
        <w:r>
          <w:rPr>
            <w:noProof/>
            <w:webHidden/>
          </w:rPr>
          <w:instrText xml:space="preserve"> PAGEREF _Toc335924064 \h </w:instrText>
        </w:r>
        <w:r>
          <w:rPr>
            <w:noProof/>
            <w:webHidden/>
          </w:rPr>
        </w:r>
        <w:r>
          <w:rPr>
            <w:noProof/>
            <w:webHidden/>
          </w:rPr>
          <w:fldChar w:fldCharType="separate"/>
        </w:r>
        <w:r>
          <w:rPr>
            <w:noProof/>
            <w:webHidden/>
          </w:rPr>
          <w:t>45</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65" w:history="1">
        <w:r w:rsidRPr="00FE6D89">
          <w:rPr>
            <w:rStyle w:val="Hyperlink"/>
            <w:rFonts w:cs="System"/>
            <w:noProof/>
          </w:rPr>
          <w:t>6.9.4</w:t>
        </w:r>
        <w:r>
          <w:rPr>
            <w:rFonts w:asciiTheme="minorHAnsi" w:eastAsiaTheme="minorEastAsia" w:hAnsiTheme="minorHAnsi" w:cstheme="minorBidi"/>
            <w:noProof/>
          </w:rPr>
          <w:tab/>
        </w:r>
        <w:r w:rsidRPr="00FE6D89">
          <w:rPr>
            <w:rStyle w:val="Hyperlink"/>
            <w:noProof/>
          </w:rPr>
          <w:t>Executive Training</w:t>
        </w:r>
        <w:r>
          <w:rPr>
            <w:noProof/>
            <w:webHidden/>
          </w:rPr>
          <w:tab/>
        </w:r>
        <w:r>
          <w:rPr>
            <w:noProof/>
            <w:webHidden/>
          </w:rPr>
          <w:fldChar w:fldCharType="begin"/>
        </w:r>
        <w:r>
          <w:rPr>
            <w:noProof/>
            <w:webHidden/>
          </w:rPr>
          <w:instrText xml:space="preserve"> PAGEREF _Toc335924065 \h </w:instrText>
        </w:r>
        <w:r>
          <w:rPr>
            <w:noProof/>
            <w:webHidden/>
          </w:rPr>
        </w:r>
        <w:r>
          <w:rPr>
            <w:noProof/>
            <w:webHidden/>
          </w:rPr>
          <w:fldChar w:fldCharType="separate"/>
        </w:r>
        <w:r>
          <w:rPr>
            <w:noProof/>
            <w:webHidden/>
          </w:rPr>
          <w:t>46</w:t>
        </w:r>
        <w:r>
          <w:rPr>
            <w:noProof/>
            <w:webHidden/>
          </w:rPr>
          <w:fldChar w:fldCharType="end"/>
        </w:r>
      </w:hyperlink>
    </w:p>
    <w:p w:rsidR="00FF3700" w:rsidRDefault="00FF3700">
      <w:pPr>
        <w:pStyle w:val="TOC1"/>
        <w:tabs>
          <w:tab w:val="left" w:pos="440"/>
          <w:tab w:val="right" w:leader="dot" w:pos="9350"/>
        </w:tabs>
        <w:rPr>
          <w:rFonts w:asciiTheme="minorHAnsi" w:eastAsiaTheme="minorEastAsia" w:hAnsiTheme="minorHAnsi" w:cstheme="minorBidi"/>
          <w:noProof/>
        </w:rPr>
      </w:pPr>
      <w:hyperlink w:anchor="_Toc335924066" w:history="1">
        <w:r w:rsidRPr="00FE6D89">
          <w:rPr>
            <w:rStyle w:val="Hyperlink"/>
            <w:rFonts w:cs="System"/>
            <w:caps/>
            <w:noProof/>
          </w:rPr>
          <w:t>7</w:t>
        </w:r>
        <w:r>
          <w:rPr>
            <w:rFonts w:asciiTheme="minorHAnsi" w:eastAsiaTheme="minorEastAsia" w:hAnsiTheme="minorHAnsi" w:cstheme="minorBidi"/>
            <w:noProof/>
          </w:rPr>
          <w:tab/>
        </w:r>
        <w:r w:rsidRPr="00FE6D89">
          <w:rPr>
            <w:rStyle w:val="Hyperlink"/>
            <w:noProof/>
          </w:rPr>
          <w:t>End User Training Development Process</w:t>
        </w:r>
        <w:r>
          <w:rPr>
            <w:noProof/>
            <w:webHidden/>
          </w:rPr>
          <w:tab/>
        </w:r>
        <w:r>
          <w:rPr>
            <w:noProof/>
            <w:webHidden/>
          </w:rPr>
          <w:fldChar w:fldCharType="begin"/>
        </w:r>
        <w:r>
          <w:rPr>
            <w:noProof/>
            <w:webHidden/>
          </w:rPr>
          <w:instrText xml:space="preserve"> PAGEREF _Toc335924066 \h </w:instrText>
        </w:r>
        <w:r>
          <w:rPr>
            <w:noProof/>
            <w:webHidden/>
          </w:rPr>
        </w:r>
        <w:r>
          <w:rPr>
            <w:noProof/>
            <w:webHidden/>
          </w:rPr>
          <w:fldChar w:fldCharType="separate"/>
        </w:r>
        <w:r>
          <w:rPr>
            <w:noProof/>
            <w:webHidden/>
          </w:rPr>
          <w:t>46</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67" w:history="1">
        <w:r w:rsidRPr="00FE6D89">
          <w:rPr>
            <w:rStyle w:val="Hyperlink"/>
            <w:rFonts w:cs="System"/>
            <w:noProof/>
          </w:rPr>
          <w:t>7.1</w:t>
        </w:r>
        <w:r>
          <w:rPr>
            <w:rFonts w:asciiTheme="minorHAnsi" w:eastAsiaTheme="minorEastAsia" w:hAnsiTheme="minorHAnsi" w:cstheme="minorBidi"/>
            <w:noProof/>
          </w:rPr>
          <w:tab/>
        </w:r>
        <w:r w:rsidRPr="00FE6D89">
          <w:rPr>
            <w:rStyle w:val="Hyperlink"/>
            <w:noProof/>
          </w:rPr>
          <w:t>Overview of Course Components</w:t>
        </w:r>
        <w:r>
          <w:rPr>
            <w:noProof/>
            <w:webHidden/>
          </w:rPr>
          <w:tab/>
        </w:r>
        <w:r>
          <w:rPr>
            <w:noProof/>
            <w:webHidden/>
          </w:rPr>
          <w:fldChar w:fldCharType="begin"/>
        </w:r>
        <w:r>
          <w:rPr>
            <w:noProof/>
            <w:webHidden/>
          </w:rPr>
          <w:instrText xml:space="preserve"> PAGEREF _Toc335924067 \h </w:instrText>
        </w:r>
        <w:r>
          <w:rPr>
            <w:noProof/>
            <w:webHidden/>
          </w:rPr>
        </w:r>
        <w:r>
          <w:rPr>
            <w:noProof/>
            <w:webHidden/>
          </w:rPr>
          <w:fldChar w:fldCharType="separate"/>
        </w:r>
        <w:r>
          <w:rPr>
            <w:noProof/>
            <w:webHidden/>
          </w:rPr>
          <w:t>47</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68" w:history="1">
        <w:r w:rsidRPr="00FE6D89">
          <w:rPr>
            <w:rStyle w:val="Hyperlink"/>
            <w:rFonts w:cs="System"/>
            <w:noProof/>
          </w:rPr>
          <w:t>7.1.1</w:t>
        </w:r>
        <w:r>
          <w:rPr>
            <w:rFonts w:asciiTheme="minorHAnsi" w:eastAsiaTheme="minorEastAsia" w:hAnsiTheme="minorHAnsi" w:cstheme="minorBidi"/>
            <w:noProof/>
          </w:rPr>
          <w:tab/>
        </w:r>
        <w:r w:rsidRPr="00FE6D89">
          <w:rPr>
            <w:rStyle w:val="Hyperlink"/>
            <w:noProof/>
          </w:rPr>
          <w:t>Course Outlines</w:t>
        </w:r>
        <w:r>
          <w:rPr>
            <w:noProof/>
            <w:webHidden/>
          </w:rPr>
          <w:tab/>
        </w:r>
        <w:r>
          <w:rPr>
            <w:noProof/>
            <w:webHidden/>
          </w:rPr>
          <w:fldChar w:fldCharType="begin"/>
        </w:r>
        <w:r>
          <w:rPr>
            <w:noProof/>
            <w:webHidden/>
          </w:rPr>
          <w:instrText xml:space="preserve"> PAGEREF _Toc335924068 \h </w:instrText>
        </w:r>
        <w:r>
          <w:rPr>
            <w:noProof/>
            <w:webHidden/>
          </w:rPr>
        </w:r>
        <w:r>
          <w:rPr>
            <w:noProof/>
            <w:webHidden/>
          </w:rPr>
          <w:fldChar w:fldCharType="separate"/>
        </w:r>
        <w:r>
          <w:rPr>
            <w:noProof/>
            <w:webHidden/>
          </w:rPr>
          <w:t>47</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69" w:history="1">
        <w:r w:rsidRPr="00FE6D89">
          <w:rPr>
            <w:rStyle w:val="Hyperlink"/>
            <w:rFonts w:cs="System"/>
            <w:noProof/>
          </w:rPr>
          <w:t>7.1.2</w:t>
        </w:r>
        <w:r>
          <w:rPr>
            <w:rFonts w:asciiTheme="minorHAnsi" w:eastAsiaTheme="minorEastAsia" w:hAnsiTheme="minorHAnsi" w:cstheme="minorBidi"/>
            <w:noProof/>
          </w:rPr>
          <w:tab/>
        </w:r>
        <w:r w:rsidRPr="00FE6D89">
          <w:rPr>
            <w:rStyle w:val="Hyperlink"/>
            <w:noProof/>
          </w:rPr>
          <w:t>Instructor Guides / Course PowerPoint</w:t>
        </w:r>
        <w:r>
          <w:rPr>
            <w:noProof/>
            <w:webHidden/>
          </w:rPr>
          <w:tab/>
        </w:r>
        <w:r>
          <w:rPr>
            <w:noProof/>
            <w:webHidden/>
          </w:rPr>
          <w:fldChar w:fldCharType="begin"/>
        </w:r>
        <w:r>
          <w:rPr>
            <w:noProof/>
            <w:webHidden/>
          </w:rPr>
          <w:instrText xml:space="preserve"> PAGEREF _Toc335924069 \h </w:instrText>
        </w:r>
        <w:r>
          <w:rPr>
            <w:noProof/>
            <w:webHidden/>
          </w:rPr>
        </w:r>
        <w:r>
          <w:rPr>
            <w:noProof/>
            <w:webHidden/>
          </w:rPr>
          <w:fldChar w:fldCharType="separate"/>
        </w:r>
        <w:r>
          <w:rPr>
            <w:noProof/>
            <w:webHidden/>
          </w:rPr>
          <w:t>48</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0" w:history="1">
        <w:r w:rsidRPr="00FE6D89">
          <w:rPr>
            <w:rStyle w:val="Hyperlink"/>
            <w:rFonts w:cs="System"/>
            <w:noProof/>
          </w:rPr>
          <w:t>7.1.3</w:t>
        </w:r>
        <w:r>
          <w:rPr>
            <w:rFonts w:asciiTheme="minorHAnsi" w:eastAsiaTheme="minorEastAsia" w:hAnsiTheme="minorHAnsi" w:cstheme="minorBidi"/>
            <w:noProof/>
          </w:rPr>
          <w:tab/>
        </w:r>
        <w:r w:rsidRPr="00FE6D89">
          <w:rPr>
            <w:rStyle w:val="Hyperlink"/>
            <w:noProof/>
          </w:rPr>
          <w:t>Instructor Notes</w:t>
        </w:r>
        <w:r>
          <w:rPr>
            <w:noProof/>
            <w:webHidden/>
          </w:rPr>
          <w:tab/>
        </w:r>
        <w:r>
          <w:rPr>
            <w:noProof/>
            <w:webHidden/>
          </w:rPr>
          <w:fldChar w:fldCharType="begin"/>
        </w:r>
        <w:r>
          <w:rPr>
            <w:noProof/>
            <w:webHidden/>
          </w:rPr>
          <w:instrText xml:space="preserve"> PAGEREF _Toc335924070 \h </w:instrText>
        </w:r>
        <w:r>
          <w:rPr>
            <w:noProof/>
            <w:webHidden/>
          </w:rPr>
        </w:r>
        <w:r>
          <w:rPr>
            <w:noProof/>
            <w:webHidden/>
          </w:rPr>
          <w:fldChar w:fldCharType="separate"/>
        </w:r>
        <w:r>
          <w:rPr>
            <w:noProof/>
            <w:webHidden/>
          </w:rPr>
          <w:t>48</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1" w:history="1">
        <w:r w:rsidRPr="00FE6D89">
          <w:rPr>
            <w:rStyle w:val="Hyperlink"/>
            <w:rFonts w:cs="System"/>
            <w:noProof/>
          </w:rPr>
          <w:t>7.1.4</w:t>
        </w:r>
        <w:r>
          <w:rPr>
            <w:rFonts w:asciiTheme="minorHAnsi" w:eastAsiaTheme="minorEastAsia" w:hAnsiTheme="minorHAnsi" w:cstheme="minorBidi"/>
            <w:noProof/>
          </w:rPr>
          <w:tab/>
        </w:r>
        <w:r w:rsidRPr="00FE6D89">
          <w:rPr>
            <w:rStyle w:val="Hyperlink"/>
            <w:noProof/>
          </w:rPr>
          <w:t>Business Process Procedures (BPPs)</w:t>
        </w:r>
        <w:r>
          <w:rPr>
            <w:noProof/>
            <w:webHidden/>
          </w:rPr>
          <w:tab/>
        </w:r>
        <w:r>
          <w:rPr>
            <w:noProof/>
            <w:webHidden/>
          </w:rPr>
          <w:fldChar w:fldCharType="begin"/>
        </w:r>
        <w:r>
          <w:rPr>
            <w:noProof/>
            <w:webHidden/>
          </w:rPr>
          <w:instrText xml:space="preserve"> PAGEREF _Toc335924071 \h </w:instrText>
        </w:r>
        <w:r>
          <w:rPr>
            <w:noProof/>
            <w:webHidden/>
          </w:rPr>
        </w:r>
        <w:r>
          <w:rPr>
            <w:noProof/>
            <w:webHidden/>
          </w:rPr>
          <w:fldChar w:fldCharType="separate"/>
        </w:r>
        <w:r>
          <w:rPr>
            <w:noProof/>
            <w:webHidden/>
          </w:rPr>
          <w:t>48</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2" w:history="1">
        <w:r w:rsidRPr="00FE6D89">
          <w:rPr>
            <w:rStyle w:val="Hyperlink"/>
            <w:rFonts w:cs="System"/>
            <w:noProof/>
          </w:rPr>
          <w:t>7.1.5</w:t>
        </w:r>
        <w:r>
          <w:rPr>
            <w:rFonts w:asciiTheme="minorHAnsi" w:eastAsiaTheme="minorEastAsia" w:hAnsiTheme="minorHAnsi" w:cstheme="minorBidi"/>
            <w:noProof/>
          </w:rPr>
          <w:tab/>
        </w:r>
        <w:r w:rsidRPr="00FE6D89">
          <w:rPr>
            <w:rStyle w:val="Hyperlink"/>
            <w:noProof/>
          </w:rPr>
          <w:t>Transaction Simulations</w:t>
        </w:r>
        <w:r>
          <w:rPr>
            <w:noProof/>
            <w:webHidden/>
          </w:rPr>
          <w:tab/>
        </w:r>
        <w:r>
          <w:rPr>
            <w:noProof/>
            <w:webHidden/>
          </w:rPr>
          <w:fldChar w:fldCharType="begin"/>
        </w:r>
        <w:r>
          <w:rPr>
            <w:noProof/>
            <w:webHidden/>
          </w:rPr>
          <w:instrText xml:space="preserve"> PAGEREF _Toc335924072 \h </w:instrText>
        </w:r>
        <w:r>
          <w:rPr>
            <w:noProof/>
            <w:webHidden/>
          </w:rPr>
        </w:r>
        <w:r>
          <w:rPr>
            <w:noProof/>
            <w:webHidden/>
          </w:rPr>
          <w:fldChar w:fldCharType="separate"/>
        </w:r>
        <w:r>
          <w:rPr>
            <w:noProof/>
            <w:webHidden/>
          </w:rPr>
          <w:t>49</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3" w:history="1">
        <w:r w:rsidRPr="00FE6D89">
          <w:rPr>
            <w:rStyle w:val="Hyperlink"/>
            <w:rFonts w:cs="System"/>
            <w:noProof/>
          </w:rPr>
          <w:t>7.1.6</w:t>
        </w:r>
        <w:r>
          <w:rPr>
            <w:rFonts w:asciiTheme="minorHAnsi" w:eastAsiaTheme="minorEastAsia" w:hAnsiTheme="minorHAnsi" w:cstheme="minorBidi"/>
            <w:noProof/>
          </w:rPr>
          <w:tab/>
        </w:r>
        <w:r w:rsidRPr="00FE6D89">
          <w:rPr>
            <w:rStyle w:val="Hyperlink"/>
            <w:noProof/>
          </w:rPr>
          <w:t>Participant Exercise Guides</w:t>
        </w:r>
        <w:r>
          <w:rPr>
            <w:noProof/>
            <w:webHidden/>
          </w:rPr>
          <w:tab/>
        </w:r>
        <w:r>
          <w:rPr>
            <w:noProof/>
            <w:webHidden/>
          </w:rPr>
          <w:fldChar w:fldCharType="begin"/>
        </w:r>
        <w:r>
          <w:rPr>
            <w:noProof/>
            <w:webHidden/>
          </w:rPr>
          <w:instrText xml:space="preserve"> PAGEREF _Toc335924073 \h </w:instrText>
        </w:r>
        <w:r>
          <w:rPr>
            <w:noProof/>
            <w:webHidden/>
          </w:rPr>
        </w:r>
        <w:r>
          <w:rPr>
            <w:noProof/>
            <w:webHidden/>
          </w:rPr>
          <w:fldChar w:fldCharType="separate"/>
        </w:r>
        <w:r>
          <w:rPr>
            <w:noProof/>
            <w:webHidden/>
          </w:rPr>
          <w:t>49</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4" w:history="1">
        <w:r w:rsidRPr="00FE6D89">
          <w:rPr>
            <w:rStyle w:val="Hyperlink"/>
            <w:rFonts w:cs="System"/>
            <w:noProof/>
          </w:rPr>
          <w:t>7.1.7</w:t>
        </w:r>
        <w:r>
          <w:rPr>
            <w:rFonts w:asciiTheme="minorHAnsi" w:eastAsiaTheme="minorEastAsia" w:hAnsiTheme="minorHAnsi" w:cstheme="minorBidi"/>
            <w:noProof/>
          </w:rPr>
          <w:tab/>
        </w:r>
        <w:r w:rsidRPr="00FE6D89">
          <w:rPr>
            <w:rStyle w:val="Hyperlink"/>
            <w:noProof/>
          </w:rPr>
          <w:t>SAP Data</w:t>
        </w:r>
        <w:r>
          <w:rPr>
            <w:noProof/>
            <w:webHidden/>
          </w:rPr>
          <w:tab/>
        </w:r>
        <w:r>
          <w:rPr>
            <w:noProof/>
            <w:webHidden/>
          </w:rPr>
          <w:fldChar w:fldCharType="begin"/>
        </w:r>
        <w:r>
          <w:rPr>
            <w:noProof/>
            <w:webHidden/>
          </w:rPr>
          <w:instrText xml:space="preserve"> PAGEREF _Toc335924074 \h </w:instrText>
        </w:r>
        <w:r>
          <w:rPr>
            <w:noProof/>
            <w:webHidden/>
          </w:rPr>
        </w:r>
        <w:r>
          <w:rPr>
            <w:noProof/>
            <w:webHidden/>
          </w:rPr>
          <w:fldChar w:fldCharType="separate"/>
        </w:r>
        <w:r>
          <w:rPr>
            <w:noProof/>
            <w:webHidden/>
          </w:rPr>
          <w:t>50</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5" w:history="1">
        <w:r w:rsidRPr="00FE6D89">
          <w:rPr>
            <w:rStyle w:val="Hyperlink"/>
            <w:rFonts w:cs="System"/>
            <w:noProof/>
          </w:rPr>
          <w:t>7.1.8</w:t>
        </w:r>
        <w:r>
          <w:rPr>
            <w:rFonts w:asciiTheme="minorHAnsi" w:eastAsiaTheme="minorEastAsia" w:hAnsiTheme="minorHAnsi" w:cstheme="minorBidi"/>
            <w:noProof/>
          </w:rPr>
          <w:tab/>
        </w:r>
        <w:r w:rsidRPr="00FE6D89">
          <w:rPr>
            <w:rStyle w:val="Hyperlink"/>
            <w:noProof/>
          </w:rPr>
          <w:t>Quick Reference Guides / Job Aids</w:t>
        </w:r>
        <w:r>
          <w:rPr>
            <w:noProof/>
            <w:webHidden/>
          </w:rPr>
          <w:tab/>
        </w:r>
        <w:r>
          <w:rPr>
            <w:noProof/>
            <w:webHidden/>
          </w:rPr>
          <w:fldChar w:fldCharType="begin"/>
        </w:r>
        <w:r>
          <w:rPr>
            <w:noProof/>
            <w:webHidden/>
          </w:rPr>
          <w:instrText xml:space="preserve"> PAGEREF _Toc335924075 \h </w:instrText>
        </w:r>
        <w:r>
          <w:rPr>
            <w:noProof/>
            <w:webHidden/>
          </w:rPr>
        </w:r>
        <w:r>
          <w:rPr>
            <w:noProof/>
            <w:webHidden/>
          </w:rPr>
          <w:fldChar w:fldCharType="separate"/>
        </w:r>
        <w:r>
          <w:rPr>
            <w:noProof/>
            <w:webHidden/>
          </w:rPr>
          <w:t>50</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6" w:history="1">
        <w:r w:rsidRPr="00FE6D89">
          <w:rPr>
            <w:rStyle w:val="Hyperlink"/>
            <w:rFonts w:cs="System"/>
            <w:noProof/>
          </w:rPr>
          <w:t>7.1.9</w:t>
        </w:r>
        <w:r>
          <w:rPr>
            <w:rFonts w:asciiTheme="minorHAnsi" w:eastAsiaTheme="minorEastAsia" w:hAnsiTheme="minorHAnsi" w:cstheme="minorBidi"/>
            <w:noProof/>
          </w:rPr>
          <w:tab/>
        </w:r>
        <w:r w:rsidRPr="00FE6D89">
          <w:rPr>
            <w:rStyle w:val="Hyperlink"/>
            <w:noProof/>
          </w:rPr>
          <w:t>Web-Based Learning Materials</w:t>
        </w:r>
        <w:r>
          <w:rPr>
            <w:noProof/>
            <w:webHidden/>
          </w:rPr>
          <w:tab/>
        </w:r>
        <w:r>
          <w:rPr>
            <w:noProof/>
            <w:webHidden/>
          </w:rPr>
          <w:fldChar w:fldCharType="begin"/>
        </w:r>
        <w:r>
          <w:rPr>
            <w:noProof/>
            <w:webHidden/>
          </w:rPr>
          <w:instrText xml:space="preserve"> PAGEREF _Toc335924076 \h </w:instrText>
        </w:r>
        <w:r>
          <w:rPr>
            <w:noProof/>
            <w:webHidden/>
          </w:rPr>
        </w:r>
        <w:r>
          <w:rPr>
            <w:noProof/>
            <w:webHidden/>
          </w:rPr>
          <w:fldChar w:fldCharType="separate"/>
        </w:r>
        <w:r>
          <w:rPr>
            <w:noProof/>
            <w:webHidden/>
          </w:rPr>
          <w:t>50</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7" w:history="1">
        <w:r w:rsidRPr="00FE6D89">
          <w:rPr>
            <w:rStyle w:val="Hyperlink"/>
            <w:rFonts w:cs="System"/>
            <w:noProof/>
          </w:rPr>
          <w:t>7.1.10</w:t>
        </w:r>
        <w:r>
          <w:rPr>
            <w:rFonts w:asciiTheme="minorHAnsi" w:eastAsiaTheme="minorEastAsia" w:hAnsiTheme="minorHAnsi" w:cstheme="minorBidi"/>
            <w:noProof/>
          </w:rPr>
          <w:tab/>
        </w:r>
        <w:r w:rsidRPr="00FE6D89">
          <w:rPr>
            <w:rStyle w:val="Hyperlink"/>
            <w:noProof/>
          </w:rPr>
          <w:t>Course Component Usage</w:t>
        </w:r>
        <w:r>
          <w:rPr>
            <w:noProof/>
            <w:webHidden/>
          </w:rPr>
          <w:tab/>
        </w:r>
        <w:r>
          <w:rPr>
            <w:noProof/>
            <w:webHidden/>
          </w:rPr>
          <w:fldChar w:fldCharType="begin"/>
        </w:r>
        <w:r>
          <w:rPr>
            <w:noProof/>
            <w:webHidden/>
          </w:rPr>
          <w:instrText xml:space="preserve"> PAGEREF _Toc335924077 \h </w:instrText>
        </w:r>
        <w:r>
          <w:rPr>
            <w:noProof/>
            <w:webHidden/>
          </w:rPr>
        </w:r>
        <w:r>
          <w:rPr>
            <w:noProof/>
            <w:webHidden/>
          </w:rPr>
          <w:fldChar w:fldCharType="separate"/>
        </w:r>
        <w:r>
          <w:rPr>
            <w:noProof/>
            <w:webHidden/>
          </w:rPr>
          <w:t>50</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8" w:history="1">
        <w:r w:rsidRPr="00FE6D89">
          <w:rPr>
            <w:rStyle w:val="Hyperlink"/>
            <w:rFonts w:cs="System"/>
            <w:noProof/>
          </w:rPr>
          <w:t>7.1.11</w:t>
        </w:r>
        <w:r>
          <w:rPr>
            <w:rFonts w:asciiTheme="minorHAnsi" w:eastAsiaTheme="minorEastAsia" w:hAnsiTheme="minorHAnsi" w:cstheme="minorBidi"/>
            <w:noProof/>
          </w:rPr>
          <w:tab/>
        </w:r>
        <w:r w:rsidRPr="00FE6D89">
          <w:rPr>
            <w:rStyle w:val="Hyperlink"/>
            <w:noProof/>
          </w:rPr>
          <w:t>Sample ILT Course Structure</w:t>
        </w:r>
        <w:r>
          <w:rPr>
            <w:noProof/>
            <w:webHidden/>
          </w:rPr>
          <w:tab/>
        </w:r>
        <w:r>
          <w:rPr>
            <w:noProof/>
            <w:webHidden/>
          </w:rPr>
          <w:fldChar w:fldCharType="begin"/>
        </w:r>
        <w:r>
          <w:rPr>
            <w:noProof/>
            <w:webHidden/>
          </w:rPr>
          <w:instrText xml:space="preserve"> PAGEREF _Toc335924078 \h </w:instrText>
        </w:r>
        <w:r>
          <w:rPr>
            <w:noProof/>
            <w:webHidden/>
          </w:rPr>
        </w:r>
        <w:r>
          <w:rPr>
            <w:noProof/>
            <w:webHidden/>
          </w:rPr>
          <w:fldChar w:fldCharType="separate"/>
        </w:r>
        <w:r>
          <w:rPr>
            <w:noProof/>
            <w:webHidden/>
          </w:rPr>
          <w:t>51</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79" w:history="1">
        <w:r w:rsidRPr="00FE6D89">
          <w:rPr>
            <w:rStyle w:val="Hyperlink"/>
            <w:rFonts w:cs="System"/>
            <w:noProof/>
          </w:rPr>
          <w:t>7.1.12</w:t>
        </w:r>
        <w:r>
          <w:rPr>
            <w:rFonts w:asciiTheme="minorHAnsi" w:eastAsiaTheme="minorEastAsia" w:hAnsiTheme="minorHAnsi" w:cstheme="minorBidi"/>
            <w:noProof/>
          </w:rPr>
          <w:tab/>
        </w:r>
        <w:r w:rsidRPr="00FE6D89">
          <w:rPr>
            <w:rStyle w:val="Hyperlink"/>
            <w:noProof/>
          </w:rPr>
          <w:t>Quality Review Process</w:t>
        </w:r>
        <w:r>
          <w:rPr>
            <w:noProof/>
            <w:webHidden/>
          </w:rPr>
          <w:tab/>
        </w:r>
        <w:r>
          <w:rPr>
            <w:noProof/>
            <w:webHidden/>
          </w:rPr>
          <w:fldChar w:fldCharType="begin"/>
        </w:r>
        <w:r>
          <w:rPr>
            <w:noProof/>
            <w:webHidden/>
          </w:rPr>
          <w:instrText xml:space="preserve"> PAGEREF _Toc335924079 \h </w:instrText>
        </w:r>
        <w:r>
          <w:rPr>
            <w:noProof/>
            <w:webHidden/>
          </w:rPr>
        </w:r>
        <w:r>
          <w:rPr>
            <w:noProof/>
            <w:webHidden/>
          </w:rPr>
          <w:fldChar w:fldCharType="separate"/>
        </w:r>
        <w:r>
          <w:rPr>
            <w:noProof/>
            <w:webHidden/>
          </w:rPr>
          <w:t>52</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80" w:history="1">
        <w:r w:rsidRPr="00FE6D89">
          <w:rPr>
            <w:rStyle w:val="Hyperlink"/>
            <w:rFonts w:cs="System"/>
            <w:noProof/>
          </w:rPr>
          <w:t>7.1.13</w:t>
        </w:r>
        <w:r>
          <w:rPr>
            <w:rFonts w:asciiTheme="minorHAnsi" w:eastAsiaTheme="minorEastAsia" w:hAnsiTheme="minorHAnsi" w:cstheme="minorBidi"/>
            <w:noProof/>
          </w:rPr>
          <w:tab/>
        </w:r>
        <w:r w:rsidRPr="00FE6D89">
          <w:rPr>
            <w:rStyle w:val="Hyperlink"/>
            <w:noProof/>
          </w:rPr>
          <w:t>Integration with Other MIDAS Project Teams</w:t>
        </w:r>
        <w:r>
          <w:rPr>
            <w:noProof/>
            <w:webHidden/>
          </w:rPr>
          <w:tab/>
        </w:r>
        <w:r>
          <w:rPr>
            <w:noProof/>
            <w:webHidden/>
          </w:rPr>
          <w:fldChar w:fldCharType="begin"/>
        </w:r>
        <w:r>
          <w:rPr>
            <w:noProof/>
            <w:webHidden/>
          </w:rPr>
          <w:instrText xml:space="preserve"> PAGEREF _Toc335924080 \h </w:instrText>
        </w:r>
        <w:r>
          <w:rPr>
            <w:noProof/>
            <w:webHidden/>
          </w:rPr>
        </w:r>
        <w:r>
          <w:rPr>
            <w:noProof/>
            <w:webHidden/>
          </w:rPr>
          <w:fldChar w:fldCharType="separate"/>
        </w:r>
        <w:r>
          <w:rPr>
            <w:noProof/>
            <w:webHidden/>
          </w:rPr>
          <w:t>53</w:t>
        </w:r>
        <w:r>
          <w:rPr>
            <w:noProof/>
            <w:webHidden/>
          </w:rPr>
          <w:fldChar w:fldCharType="end"/>
        </w:r>
      </w:hyperlink>
    </w:p>
    <w:p w:rsidR="00FF3700" w:rsidRDefault="00FF3700">
      <w:pPr>
        <w:pStyle w:val="TOC1"/>
        <w:tabs>
          <w:tab w:val="left" w:pos="440"/>
          <w:tab w:val="right" w:leader="dot" w:pos="9350"/>
        </w:tabs>
        <w:rPr>
          <w:rFonts w:asciiTheme="minorHAnsi" w:eastAsiaTheme="minorEastAsia" w:hAnsiTheme="minorHAnsi" w:cstheme="minorBidi"/>
          <w:noProof/>
        </w:rPr>
      </w:pPr>
      <w:hyperlink w:anchor="_Toc335924081" w:history="1">
        <w:r w:rsidRPr="00FE6D89">
          <w:rPr>
            <w:rStyle w:val="Hyperlink"/>
            <w:rFonts w:cs="System"/>
            <w:caps/>
            <w:noProof/>
          </w:rPr>
          <w:t>8</w:t>
        </w:r>
        <w:r>
          <w:rPr>
            <w:rFonts w:asciiTheme="minorHAnsi" w:eastAsiaTheme="minorEastAsia" w:hAnsiTheme="minorHAnsi" w:cstheme="minorBidi"/>
            <w:noProof/>
          </w:rPr>
          <w:tab/>
        </w:r>
        <w:r w:rsidRPr="00FE6D89">
          <w:rPr>
            <w:rStyle w:val="Hyperlink"/>
            <w:noProof/>
          </w:rPr>
          <w:t>Training Delivery</w:t>
        </w:r>
        <w:r>
          <w:rPr>
            <w:noProof/>
            <w:webHidden/>
          </w:rPr>
          <w:tab/>
        </w:r>
        <w:r>
          <w:rPr>
            <w:noProof/>
            <w:webHidden/>
          </w:rPr>
          <w:fldChar w:fldCharType="begin"/>
        </w:r>
        <w:r>
          <w:rPr>
            <w:noProof/>
            <w:webHidden/>
          </w:rPr>
          <w:instrText xml:space="preserve"> PAGEREF _Toc335924081 \h </w:instrText>
        </w:r>
        <w:r>
          <w:rPr>
            <w:noProof/>
            <w:webHidden/>
          </w:rPr>
        </w:r>
        <w:r>
          <w:rPr>
            <w:noProof/>
            <w:webHidden/>
          </w:rPr>
          <w:fldChar w:fldCharType="separate"/>
        </w:r>
        <w:r>
          <w:rPr>
            <w:noProof/>
            <w:webHidden/>
          </w:rPr>
          <w:t>56</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82" w:history="1">
        <w:r w:rsidRPr="00FE6D89">
          <w:rPr>
            <w:rStyle w:val="Hyperlink"/>
            <w:rFonts w:cs="System"/>
            <w:noProof/>
          </w:rPr>
          <w:t>8.1</w:t>
        </w:r>
        <w:r>
          <w:rPr>
            <w:rFonts w:asciiTheme="minorHAnsi" w:eastAsiaTheme="minorEastAsia" w:hAnsiTheme="minorHAnsi" w:cstheme="minorBidi"/>
            <w:noProof/>
          </w:rPr>
          <w:tab/>
        </w:r>
        <w:r w:rsidRPr="00FE6D89">
          <w:rPr>
            <w:rStyle w:val="Hyperlink"/>
            <w:noProof/>
          </w:rPr>
          <w:t>Train-the-Trainer</w:t>
        </w:r>
        <w:r>
          <w:rPr>
            <w:noProof/>
            <w:webHidden/>
          </w:rPr>
          <w:tab/>
        </w:r>
        <w:r>
          <w:rPr>
            <w:noProof/>
            <w:webHidden/>
          </w:rPr>
          <w:fldChar w:fldCharType="begin"/>
        </w:r>
        <w:r>
          <w:rPr>
            <w:noProof/>
            <w:webHidden/>
          </w:rPr>
          <w:instrText xml:space="preserve"> PAGEREF _Toc335924082 \h </w:instrText>
        </w:r>
        <w:r>
          <w:rPr>
            <w:noProof/>
            <w:webHidden/>
          </w:rPr>
        </w:r>
        <w:r>
          <w:rPr>
            <w:noProof/>
            <w:webHidden/>
          </w:rPr>
          <w:fldChar w:fldCharType="separate"/>
        </w:r>
        <w:r>
          <w:rPr>
            <w:noProof/>
            <w:webHidden/>
          </w:rPr>
          <w:t>56</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83" w:history="1">
        <w:r w:rsidRPr="00FE6D89">
          <w:rPr>
            <w:rStyle w:val="Hyperlink"/>
            <w:rFonts w:cs="System"/>
            <w:noProof/>
          </w:rPr>
          <w:t>8.2</w:t>
        </w:r>
        <w:r>
          <w:rPr>
            <w:rFonts w:asciiTheme="minorHAnsi" w:eastAsiaTheme="minorEastAsia" w:hAnsiTheme="minorHAnsi" w:cstheme="minorBidi"/>
            <w:noProof/>
          </w:rPr>
          <w:tab/>
        </w:r>
        <w:r w:rsidRPr="00FE6D89">
          <w:rPr>
            <w:rStyle w:val="Hyperlink"/>
            <w:noProof/>
          </w:rPr>
          <w:t>Delivery of Training Sessions</w:t>
        </w:r>
        <w:r>
          <w:rPr>
            <w:noProof/>
            <w:webHidden/>
          </w:rPr>
          <w:tab/>
        </w:r>
        <w:r>
          <w:rPr>
            <w:noProof/>
            <w:webHidden/>
          </w:rPr>
          <w:fldChar w:fldCharType="begin"/>
        </w:r>
        <w:r>
          <w:rPr>
            <w:noProof/>
            <w:webHidden/>
          </w:rPr>
          <w:instrText xml:space="preserve"> PAGEREF _Toc335924083 \h </w:instrText>
        </w:r>
        <w:r>
          <w:rPr>
            <w:noProof/>
            <w:webHidden/>
          </w:rPr>
        </w:r>
        <w:r>
          <w:rPr>
            <w:noProof/>
            <w:webHidden/>
          </w:rPr>
          <w:fldChar w:fldCharType="separate"/>
        </w:r>
        <w:r>
          <w:rPr>
            <w:noProof/>
            <w:webHidden/>
          </w:rPr>
          <w:t>58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84" w:history="1">
        <w:r w:rsidRPr="00FE6D89">
          <w:rPr>
            <w:rStyle w:val="Hyperlink"/>
            <w:rFonts w:cs="System"/>
            <w:noProof/>
          </w:rPr>
          <w:t>8.3</w:t>
        </w:r>
        <w:r>
          <w:rPr>
            <w:rFonts w:asciiTheme="minorHAnsi" w:eastAsiaTheme="minorEastAsia" w:hAnsiTheme="minorHAnsi" w:cstheme="minorBidi"/>
            <w:noProof/>
          </w:rPr>
          <w:tab/>
        </w:r>
        <w:r w:rsidRPr="00FE6D89">
          <w:rPr>
            <w:rStyle w:val="Hyperlink"/>
            <w:noProof/>
          </w:rPr>
          <w:t>Trainer Roles and Responsibilities</w:t>
        </w:r>
        <w:r>
          <w:rPr>
            <w:noProof/>
            <w:webHidden/>
          </w:rPr>
          <w:tab/>
        </w:r>
        <w:r>
          <w:rPr>
            <w:noProof/>
            <w:webHidden/>
          </w:rPr>
          <w:fldChar w:fldCharType="begin"/>
        </w:r>
        <w:r>
          <w:rPr>
            <w:noProof/>
            <w:webHidden/>
          </w:rPr>
          <w:instrText xml:space="preserve"> PAGEREF _Toc335924084 \h </w:instrText>
        </w:r>
        <w:r>
          <w:rPr>
            <w:noProof/>
            <w:webHidden/>
          </w:rPr>
        </w:r>
        <w:r>
          <w:rPr>
            <w:noProof/>
            <w:webHidden/>
          </w:rPr>
          <w:fldChar w:fldCharType="separate"/>
        </w:r>
        <w:r>
          <w:rPr>
            <w:noProof/>
            <w:webHidden/>
          </w:rPr>
          <w:t>58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85" w:history="1">
        <w:r w:rsidRPr="00FE6D89">
          <w:rPr>
            <w:rStyle w:val="Hyperlink"/>
            <w:rFonts w:cs="System"/>
            <w:noProof/>
          </w:rPr>
          <w:t>8.4</w:t>
        </w:r>
        <w:r>
          <w:rPr>
            <w:rFonts w:asciiTheme="minorHAnsi" w:eastAsiaTheme="minorEastAsia" w:hAnsiTheme="minorHAnsi" w:cstheme="minorBidi"/>
            <w:noProof/>
          </w:rPr>
          <w:tab/>
        </w:r>
        <w:r w:rsidRPr="00FE6D89">
          <w:rPr>
            <w:rStyle w:val="Hyperlink"/>
            <w:noProof/>
          </w:rPr>
          <w:t>Trainer Qualifications/Knowledge/Skills</w:t>
        </w:r>
        <w:r>
          <w:rPr>
            <w:noProof/>
            <w:webHidden/>
          </w:rPr>
          <w:tab/>
        </w:r>
        <w:r>
          <w:rPr>
            <w:noProof/>
            <w:webHidden/>
          </w:rPr>
          <w:fldChar w:fldCharType="begin"/>
        </w:r>
        <w:r>
          <w:rPr>
            <w:noProof/>
            <w:webHidden/>
          </w:rPr>
          <w:instrText xml:space="preserve"> PAGEREF _Toc335924085 \h </w:instrText>
        </w:r>
        <w:r>
          <w:rPr>
            <w:noProof/>
            <w:webHidden/>
          </w:rPr>
        </w:r>
        <w:r>
          <w:rPr>
            <w:noProof/>
            <w:webHidden/>
          </w:rPr>
          <w:fldChar w:fldCharType="separate"/>
        </w:r>
        <w:r>
          <w:rPr>
            <w:noProof/>
            <w:webHidden/>
          </w:rPr>
          <w:t>58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86" w:history="1">
        <w:r w:rsidRPr="00FE6D89">
          <w:rPr>
            <w:rStyle w:val="Hyperlink"/>
            <w:rFonts w:cs="System"/>
            <w:noProof/>
          </w:rPr>
          <w:t>8.5</w:t>
        </w:r>
        <w:r>
          <w:rPr>
            <w:rFonts w:asciiTheme="minorHAnsi" w:eastAsiaTheme="minorEastAsia" w:hAnsiTheme="minorHAnsi" w:cstheme="minorBidi"/>
            <w:noProof/>
          </w:rPr>
          <w:tab/>
        </w:r>
        <w:r w:rsidRPr="00FE6D89">
          <w:rPr>
            <w:rStyle w:val="Hyperlink"/>
            <w:noProof/>
          </w:rPr>
          <w:t>Trainer Selection Process</w:t>
        </w:r>
        <w:r>
          <w:rPr>
            <w:noProof/>
            <w:webHidden/>
          </w:rPr>
          <w:tab/>
        </w:r>
        <w:r>
          <w:rPr>
            <w:noProof/>
            <w:webHidden/>
          </w:rPr>
          <w:fldChar w:fldCharType="begin"/>
        </w:r>
        <w:r>
          <w:rPr>
            <w:noProof/>
            <w:webHidden/>
          </w:rPr>
          <w:instrText xml:space="preserve"> PAGEREF _Toc335924086 \h </w:instrText>
        </w:r>
        <w:r>
          <w:rPr>
            <w:noProof/>
            <w:webHidden/>
          </w:rPr>
        </w:r>
        <w:r>
          <w:rPr>
            <w:noProof/>
            <w:webHidden/>
          </w:rPr>
          <w:fldChar w:fldCharType="separate"/>
        </w:r>
        <w:r>
          <w:rPr>
            <w:noProof/>
            <w:webHidden/>
          </w:rPr>
          <w:t>59</w:t>
        </w:r>
        <w:r>
          <w:rPr>
            <w:noProof/>
            <w:webHidden/>
          </w:rPr>
          <w:fldChar w:fldCharType="end"/>
        </w:r>
      </w:hyperlink>
    </w:p>
    <w:p w:rsidR="00FF3700" w:rsidRDefault="00FF3700">
      <w:pPr>
        <w:pStyle w:val="TOC1"/>
        <w:tabs>
          <w:tab w:val="left" w:pos="440"/>
          <w:tab w:val="right" w:leader="dot" w:pos="9350"/>
        </w:tabs>
        <w:rPr>
          <w:rFonts w:asciiTheme="minorHAnsi" w:eastAsiaTheme="minorEastAsia" w:hAnsiTheme="minorHAnsi" w:cstheme="minorBidi"/>
          <w:noProof/>
        </w:rPr>
      </w:pPr>
      <w:hyperlink w:anchor="_Toc335924087" w:history="1">
        <w:r w:rsidRPr="00FE6D89">
          <w:rPr>
            <w:rStyle w:val="Hyperlink"/>
            <w:rFonts w:cs="System"/>
            <w:caps/>
            <w:noProof/>
          </w:rPr>
          <w:t>9</w:t>
        </w:r>
        <w:r>
          <w:rPr>
            <w:rFonts w:asciiTheme="minorHAnsi" w:eastAsiaTheme="minorEastAsia" w:hAnsiTheme="minorHAnsi" w:cstheme="minorBidi"/>
            <w:noProof/>
          </w:rPr>
          <w:tab/>
        </w:r>
        <w:r w:rsidRPr="00FE6D89">
          <w:rPr>
            <w:rStyle w:val="Hyperlink"/>
            <w:noProof/>
          </w:rPr>
          <w:t>End User Learning Evaluation</w:t>
        </w:r>
        <w:r>
          <w:rPr>
            <w:noProof/>
            <w:webHidden/>
          </w:rPr>
          <w:tab/>
        </w:r>
        <w:r>
          <w:rPr>
            <w:noProof/>
            <w:webHidden/>
          </w:rPr>
          <w:fldChar w:fldCharType="begin"/>
        </w:r>
        <w:r>
          <w:rPr>
            <w:noProof/>
            <w:webHidden/>
          </w:rPr>
          <w:instrText xml:space="preserve"> PAGEREF _Toc335924087 \h </w:instrText>
        </w:r>
        <w:r>
          <w:rPr>
            <w:noProof/>
            <w:webHidden/>
          </w:rPr>
        </w:r>
        <w:r>
          <w:rPr>
            <w:noProof/>
            <w:webHidden/>
          </w:rPr>
          <w:fldChar w:fldCharType="separate"/>
        </w:r>
        <w:r>
          <w:rPr>
            <w:noProof/>
            <w:webHidden/>
          </w:rPr>
          <w:t>59</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88" w:history="1">
        <w:r w:rsidRPr="00FE6D89">
          <w:rPr>
            <w:rStyle w:val="Hyperlink"/>
            <w:rFonts w:cs="System"/>
            <w:noProof/>
          </w:rPr>
          <w:t>9.1</w:t>
        </w:r>
        <w:r>
          <w:rPr>
            <w:rFonts w:asciiTheme="minorHAnsi" w:eastAsiaTheme="minorEastAsia" w:hAnsiTheme="minorHAnsi" w:cstheme="minorBidi"/>
            <w:noProof/>
          </w:rPr>
          <w:tab/>
        </w:r>
        <w:r w:rsidRPr="00FE6D89">
          <w:rPr>
            <w:rStyle w:val="Hyperlink"/>
            <w:noProof/>
          </w:rPr>
          <w:t>Completion of Courses</w:t>
        </w:r>
        <w:r>
          <w:rPr>
            <w:noProof/>
            <w:webHidden/>
          </w:rPr>
          <w:tab/>
        </w:r>
        <w:r>
          <w:rPr>
            <w:noProof/>
            <w:webHidden/>
          </w:rPr>
          <w:fldChar w:fldCharType="begin"/>
        </w:r>
        <w:r>
          <w:rPr>
            <w:noProof/>
            <w:webHidden/>
          </w:rPr>
          <w:instrText xml:space="preserve"> PAGEREF _Toc335924088 \h </w:instrText>
        </w:r>
        <w:r>
          <w:rPr>
            <w:noProof/>
            <w:webHidden/>
          </w:rPr>
        </w:r>
        <w:r>
          <w:rPr>
            <w:noProof/>
            <w:webHidden/>
          </w:rPr>
          <w:fldChar w:fldCharType="separate"/>
        </w:r>
        <w:r>
          <w:rPr>
            <w:noProof/>
            <w:webHidden/>
          </w:rPr>
          <w:t>60</w:t>
        </w:r>
        <w:r>
          <w:rPr>
            <w:noProof/>
            <w:webHidden/>
          </w:rPr>
          <w:fldChar w:fldCharType="end"/>
        </w:r>
      </w:hyperlink>
    </w:p>
    <w:p w:rsidR="00FF3700" w:rsidRDefault="00FF3700">
      <w:pPr>
        <w:pStyle w:val="TOC1"/>
        <w:tabs>
          <w:tab w:val="left" w:pos="660"/>
          <w:tab w:val="right" w:leader="dot" w:pos="9350"/>
        </w:tabs>
        <w:rPr>
          <w:rFonts w:asciiTheme="minorHAnsi" w:eastAsiaTheme="minorEastAsia" w:hAnsiTheme="minorHAnsi" w:cstheme="minorBidi"/>
          <w:noProof/>
        </w:rPr>
      </w:pPr>
      <w:hyperlink w:anchor="_Toc335924089" w:history="1">
        <w:r w:rsidRPr="00FE6D89">
          <w:rPr>
            <w:rStyle w:val="Hyperlink"/>
            <w:rFonts w:cs="System"/>
            <w:caps/>
            <w:noProof/>
          </w:rPr>
          <w:t>10</w:t>
        </w:r>
        <w:r>
          <w:rPr>
            <w:rFonts w:asciiTheme="minorHAnsi" w:eastAsiaTheme="minorEastAsia" w:hAnsiTheme="minorHAnsi" w:cstheme="minorBidi"/>
            <w:noProof/>
          </w:rPr>
          <w:tab/>
        </w:r>
        <w:r w:rsidRPr="00FE6D89">
          <w:rPr>
            <w:rStyle w:val="Hyperlink"/>
            <w:noProof/>
          </w:rPr>
          <w:t>MIDAS Training Environment</w:t>
        </w:r>
        <w:r>
          <w:rPr>
            <w:noProof/>
            <w:webHidden/>
          </w:rPr>
          <w:tab/>
        </w:r>
        <w:r>
          <w:rPr>
            <w:noProof/>
            <w:webHidden/>
          </w:rPr>
          <w:fldChar w:fldCharType="begin"/>
        </w:r>
        <w:r>
          <w:rPr>
            <w:noProof/>
            <w:webHidden/>
          </w:rPr>
          <w:instrText xml:space="preserve"> PAGEREF _Toc335924089 \h </w:instrText>
        </w:r>
        <w:r>
          <w:rPr>
            <w:noProof/>
            <w:webHidden/>
          </w:rPr>
        </w:r>
        <w:r>
          <w:rPr>
            <w:noProof/>
            <w:webHidden/>
          </w:rPr>
          <w:fldChar w:fldCharType="separate"/>
        </w:r>
        <w:r>
          <w:rPr>
            <w:noProof/>
            <w:webHidden/>
          </w:rPr>
          <w:t>60</w:t>
        </w:r>
        <w:r>
          <w:rPr>
            <w:noProof/>
            <w:webHidden/>
          </w:rPr>
          <w:fldChar w:fldCharType="end"/>
        </w:r>
      </w:hyperlink>
    </w:p>
    <w:p w:rsidR="00FF3700" w:rsidRDefault="00FF3700">
      <w:pPr>
        <w:pStyle w:val="TOC1"/>
        <w:tabs>
          <w:tab w:val="left" w:pos="660"/>
          <w:tab w:val="right" w:leader="dot" w:pos="9350"/>
        </w:tabs>
        <w:rPr>
          <w:rFonts w:asciiTheme="minorHAnsi" w:eastAsiaTheme="minorEastAsia" w:hAnsiTheme="minorHAnsi" w:cstheme="minorBidi"/>
          <w:noProof/>
        </w:rPr>
      </w:pPr>
      <w:hyperlink w:anchor="_Toc335924090" w:history="1">
        <w:r w:rsidRPr="00FE6D89">
          <w:rPr>
            <w:rStyle w:val="Hyperlink"/>
            <w:rFonts w:cs="System"/>
            <w:caps/>
            <w:noProof/>
          </w:rPr>
          <w:t>11</w:t>
        </w:r>
        <w:r>
          <w:rPr>
            <w:rFonts w:asciiTheme="minorHAnsi" w:eastAsiaTheme="minorEastAsia" w:hAnsiTheme="minorHAnsi" w:cstheme="minorBidi"/>
            <w:noProof/>
          </w:rPr>
          <w:tab/>
        </w:r>
        <w:r w:rsidRPr="00FE6D89">
          <w:rPr>
            <w:rStyle w:val="Hyperlink"/>
            <w:noProof/>
          </w:rPr>
          <w:t>Training Materials</w:t>
        </w:r>
        <w:r>
          <w:rPr>
            <w:noProof/>
            <w:webHidden/>
          </w:rPr>
          <w:tab/>
        </w:r>
        <w:r>
          <w:rPr>
            <w:noProof/>
            <w:webHidden/>
          </w:rPr>
          <w:fldChar w:fldCharType="begin"/>
        </w:r>
        <w:r>
          <w:rPr>
            <w:noProof/>
            <w:webHidden/>
          </w:rPr>
          <w:instrText xml:space="preserve"> PAGEREF _Toc335924090 \h </w:instrText>
        </w:r>
        <w:r>
          <w:rPr>
            <w:noProof/>
            <w:webHidden/>
          </w:rPr>
        </w:r>
        <w:r>
          <w:rPr>
            <w:noProof/>
            <w:webHidden/>
          </w:rPr>
          <w:fldChar w:fldCharType="separate"/>
        </w:r>
        <w:r>
          <w:rPr>
            <w:noProof/>
            <w:webHidden/>
          </w:rPr>
          <w:t>61</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91" w:history="1">
        <w:r w:rsidRPr="00FE6D89">
          <w:rPr>
            <w:rStyle w:val="Hyperlink"/>
            <w:rFonts w:cs="System"/>
            <w:noProof/>
          </w:rPr>
          <w:t>11.1</w:t>
        </w:r>
        <w:r>
          <w:rPr>
            <w:rFonts w:asciiTheme="minorHAnsi" w:eastAsiaTheme="minorEastAsia" w:hAnsiTheme="minorHAnsi" w:cstheme="minorBidi"/>
            <w:noProof/>
          </w:rPr>
          <w:tab/>
        </w:r>
        <w:r w:rsidRPr="00FE6D89">
          <w:rPr>
            <w:rStyle w:val="Hyperlink"/>
            <w:noProof/>
          </w:rPr>
          <w:t>Training Materials Reproduction and Distribution</w:t>
        </w:r>
        <w:r>
          <w:rPr>
            <w:noProof/>
            <w:webHidden/>
          </w:rPr>
          <w:tab/>
        </w:r>
        <w:r>
          <w:rPr>
            <w:noProof/>
            <w:webHidden/>
          </w:rPr>
          <w:fldChar w:fldCharType="begin"/>
        </w:r>
        <w:r>
          <w:rPr>
            <w:noProof/>
            <w:webHidden/>
          </w:rPr>
          <w:instrText xml:space="preserve"> PAGEREF _Toc335924091 \h </w:instrText>
        </w:r>
        <w:r>
          <w:rPr>
            <w:noProof/>
            <w:webHidden/>
          </w:rPr>
        </w:r>
        <w:r>
          <w:rPr>
            <w:noProof/>
            <w:webHidden/>
          </w:rPr>
          <w:fldChar w:fldCharType="separate"/>
        </w:r>
        <w:r>
          <w:rPr>
            <w:noProof/>
            <w:webHidden/>
          </w:rPr>
          <w:t>61</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92" w:history="1">
        <w:r w:rsidRPr="00FE6D89">
          <w:rPr>
            <w:rStyle w:val="Hyperlink"/>
            <w:rFonts w:cs="System"/>
            <w:noProof/>
          </w:rPr>
          <w:t>11.1.1</w:t>
        </w:r>
        <w:r>
          <w:rPr>
            <w:rFonts w:asciiTheme="minorHAnsi" w:eastAsiaTheme="minorEastAsia" w:hAnsiTheme="minorHAnsi" w:cstheme="minorBidi"/>
            <w:noProof/>
          </w:rPr>
          <w:tab/>
        </w:r>
        <w:r w:rsidRPr="00FE6D89">
          <w:rPr>
            <w:rStyle w:val="Hyperlink"/>
            <w:noProof/>
          </w:rPr>
          <w:t>Training Material Reproduction</w:t>
        </w:r>
        <w:r>
          <w:rPr>
            <w:noProof/>
            <w:webHidden/>
          </w:rPr>
          <w:tab/>
        </w:r>
        <w:r>
          <w:rPr>
            <w:noProof/>
            <w:webHidden/>
          </w:rPr>
          <w:fldChar w:fldCharType="begin"/>
        </w:r>
        <w:r>
          <w:rPr>
            <w:noProof/>
            <w:webHidden/>
          </w:rPr>
          <w:instrText xml:space="preserve"> PAGEREF _Toc335924092 \h </w:instrText>
        </w:r>
        <w:r>
          <w:rPr>
            <w:noProof/>
            <w:webHidden/>
          </w:rPr>
        </w:r>
        <w:r>
          <w:rPr>
            <w:noProof/>
            <w:webHidden/>
          </w:rPr>
          <w:fldChar w:fldCharType="separate"/>
        </w:r>
        <w:r>
          <w:rPr>
            <w:noProof/>
            <w:webHidden/>
          </w:rPr>
          <w:t>61</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93" w:history="1">
        <w:r w:rsidRPr="00FE6D89">
          <w:rPr>
            <w:rStyle w:val="Hyperlink"/>
            <w:rFonts w:cs="System"/>
            <w:noProof/>
          </w:rPr>
          <w:t>11.1.2</w:t>
        </w:r>
        <w:r>
          <w:rPr>
            <w:rFonts w:asciiTheme="minorHAnsi" w:eastAsiaTheme="minorEastAsia" w:hAnsiTheme="minorHAnsi" w:cstheme="minorBidi"/>
            <w:noProof/>
          </w:rPr>
          <w:tab/>
        </w:r>
        <w:r w:rsidRPr="00FE6D89">
          <w:rPr>
            <w:rStyle w:val="Hyperlink"/>
            <w:noProof/>
          </w:rPr>
          <w:t>Materials Distribution</w:t>
        </w:r>
        <w:r>
          <w:rPr>
            <w:noProof/>
            <w:webHidden/>
          </w:rPr>
          <w:tab/>
        </w:r>
        <w:r>
          <w:rPr>
            <w:noProof/>
            <w:webHidden/>
          </w:rPr>
          <w:fldChar w:fldCharType="begin"/>
        </w:r>
        <w:r>
          <w:rPr>
            <w:noProof/>
            <w:webHidden/>
          </w:rPr>
          <w:instrText xml:space="preserve"> PAGEREF _Toc335924093 \h </w:instrText>
        </w:r>
        <w:r>
          <w:rPr>
            <w:noProof/>
            <w:webHidden/>
          </w:rPr>
        </w:r>
        <w:r>
          <w:rPr>
            <w:noProof/>
            <w:webHidden/>
          </w:rPr>
          <w:fldChar w:fldCharType="separate"/>
        </w:r>
        <w:r>
          <w:rPr>
            <w:noProof/>
            <w:webHidden/>
          </w:rPr>
          <w:t>61</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94" w:history="1">
        <w:r w:rsidRPr="00FE6D89">
          <w:rPr>
            <w:rStyle w:val="Hyperlink"/>
            <w:rFonts w:cs="System"/>
            <w:noProof/>
          </w:rPr>
          <w:t>11.2</w:t>
        </w:r>
        <w:r>
          <w:rPr>
            <w:rFonts w:asciiTheme="minorHAnsi" w:eastAsiaTheme="minorEastAsia" w:hAnsiTheme="minorHAnsi" w:cstheme="minorBidi"/>
            <w:noProof/>
          </w:rPr>
          <w:tab/>
        </w:r>
        <w:r w:rsidRPr="00FE6D89">
          <w:rPr>
            <w:rStyle w:val="Hyperlink"/>
            <w:noProof/>
          </w:rPr>
          <w:t>Contingency Planning</w:t>
        </w:r>
        <w:r>
          <w:rPr>
            <w:noProof/>
            <w:webHidden/>
          </w:rPr>
          <w:tab/>
        </w:r>
        <w:r>
          <w:rPr>
            <w:noProof/>
            <w:webHidden/>
          </w:rPr>
          <w:fldChar w:fldCharType="begin"/>
        </w:r>
        <w:r>
          <w:rPr>
            <w:noProof/>
            <w:webHidden/>
          </w:rPr>
          <w:instrText xml:space="preserve"> PAGEREF _Toc335924094 \h </w:instrText>
        </w:r>
        <w:r>
          <w:rPr>
            <w:noProof/>
            <w:webHidden/>
          </w:rPr>
        </w:r>
        <w:r>
          <w:rPr>
            <w:noProof/>
            <w:webHidden/>
          </w:rPr>
          <w:fldChar w:fldCharType="separate"/>
        </w:r>
        <w:r>
          <w:rPr>
            <w:noProof/>
            <w:webHidden/>
          </w:rPr>
          <w:t>62</w:t>
        </w:r>
        <w:r>
          <w:rPr>
            <w:noProof/>
            <w:webHidden/>
          </w:rPr>
          <w:fldChar w:fldCharType="end"/>
        </w:r>
      </w:hyperlink>
    </w:p>
    <w:p w:rsidR="00FF3700" w:rsidRDefault="00FF3700">
      <w:pPr>
        <w:pStyle w:val="TOC1"/>
        <w:tabs>
          <w:tab w:val="left" w:pos="660"/>
          <w:tab w:val="right" w:leader="dot" w:pos="9350"/>
        </w:tabs>
        <w:rPr>
          <w:rFonts w:asciiTheme="minorHAnsi" w:eastAsiaTheme="minorEastAsia" w:hAnsiTheme="minorHAnsi" w:cstheme="minorBidi"/>
          <w:noProof/>
        </w:rPr>
      </w:pPr>
      <w:hyperlink w:anchor="_Toc335924095" w:history="1">
        <w:r w:rsidRPr="00FE6D89">
          <w:rPr>
            <w:rStyle w:val="Hyperlink"/>
            <w:rFonts w:cs="System"/>
            <w:caps/>
            <w:noProof/>
          </w:rPr>
          <w:t>12</w:t>
        </w:r>
        <w:r>
          <w:rPr>
            <w:rFonts w:asciiTheme="minorHAnsi" w:eastAsiaTheme="minorEastAsia" w:hAnsiTheme="minorHAnsi" w:cstheme="minorBidi"/>
            <w:noProof/>
          </w:rPr>
          <w:tab/>
        </w:r>
        <w:r w:rsidRPr="00FE6D89">
          <w:rPr>
            <w:rStyle w:val="Hyperlink"/>
            <w:noProof/>
          </w:rPr>
          <w:t>Training Participants</w:t>
        </w:r>
        <w:r>
          <w:rPr>
            <w:noProof/>
            <w:webHidden/>
          </w:rPr>
          <w:tab/>
        </w:r>
        <w:r>
          <w:rPr>
            <w:noProof/>
            <w:webHidden/>
          </w:rPr>
          <w:fldChar w:fldCharType="begin"/>
        </w:r>
        <w:r>
          <w:rPr>
            <w:noProof/>
            <w:webHidden/>
          </w:rPr>
          <w:instrText xml:space="preserve"> PAGEREF _Toc335924095 \h </w:instrText>
        </w:r>
        <w:r>
          <w:rPr>
            <w:noProof/>
            <w:webHidden/>
          </w:rPr>
        </w:r>
        <w:r>
          <w:rPr>
            <w:noProof/>
            <w:webHidden/>
          </w:rPr>
          <w:fldChar w:fldCharType="separate"/>
        </w:r>
        <w:r>
          <w:rPr>
            <w:noProof/>
            <w:webHidden/>
          </w:rPr>
          <w:t>62</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096" w:history="1">
        <w:r w:rsidRPr="00FE6D89">
          <w:rPr>
            <w:rStyle w:val="Hyperlink"/>
            <w:rFonts w:cs="System"/>
            <w:noProof/>
          </w:rPr>
          <w:t>12.1</w:t>
        </w:r>
        <w:r>
          <w:rPr>
            <w:rFonts w:asciiTheme="minorHAnsi" w:eastAsiaTheme="minorEastAsia" w:hAnsiTheme="minorHAnsi" w:cstheme="minorBidi"/>
            <w:noProof/>
          </w:rPr>
          <w:tab/>
        </w:r>
        <w:r w:rsidRPr="00FE6D89">
          <w:rPr>
            <w:rStyle w:val="Hyperlink"/>
            <w:noProof/>
          </w:rPr>
          <w:t>Business Roles, Worksteps and Courses</w:t>
        </w:r>
        <w:r>
          <w:rPr>
            <w:noProof/>
            <w:webHidden/>
          </w:rPr>
          <w:tab/>
        </w:r>
        <w:r>
          <w:rPr>
            <w:noProof/>
            <w:webHidden/>
          </w:rPr>
          <w:fldChar w:fldCharType="begin"/>
        </w:r>
        <w:r>
          <w:rPr>
            <w:noProof/>
            <w:webHidden/>
          </w:rPr>
          <w:instrText xml:space="preserve"> PAGEREF _Toc335924096 \h </w:instrText>
        </w:r>
        <w:r>
          <w:rPr>
            <w:noProof/>
            <w:webHidden/>
          </w:rPr>
        </w:r>
        <w:r>
          <w:rPr>
            <w:noProof/>
            <w:webHidden/>
          </w:rPr>
          <w:fldChar w:fldCharType="separate"/>
        </w:r>
        <w:r>
          <w:rPr>
            <w:noProof/>
            <w:webHidden/>
          </w:rPr>
          <w:t>62</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97" w:history="1">
        <w:r w:rsidRPr="00FE6D89">
          <w:rPr>
            <w:rStyle w:val="Hyperlink"/>
            <w:rFonts w:cs="System"/>
            <w:noProof/>
          </w:rPr>
          <w:t>12.1.1</w:t>
        </w:r>
        <w:r>
          <w:rPr>
            <w:rFonts w:asciiTheme="minorHAnsi" w:eastAsiaTheme="minorEastAsia" w:hAnsiTheme="minorHAnsi" w:cstheme="minorBidi"/>
            <w:noProof/>
          </w:rPr>
          <w:tab/>
        </w:r>
        <w:r w:rsidRPr="00FE6D89">
          <w:rPr>
            <w:rStyle w:val="Hyperlink"/>
            <w:noProof/>
          </w:rPr>
          <w:t>End User Identification</w:t>
        </w:r>
        <w:r>
          <w:rPr>
            <w:noProof/>
            <w:webHidden/>
          </w:rPr>
          <w:tab/>
        </w:r>
        <w:r>
          <w:rPr>
            <w:noProof/>
            <w:webHidden/>
          </w:rPr>
          <w:fldChar w:fldCharType="begin"/>
        </w:r>
        <w:r>
          <w:rPr>
            <w:noProof/>
            <w:webHidden/>
          </w:rPr>
          <w:instrText xml:space="preserve"> PAGEREF _Toc335924097 \h </w:instrText>
        </w:r>
        <w:r>
          <w:rPr>
            <w:noProof/>
            <w:webHidden/>
          </w:rPr>
        </w:r>
        <w:r>
          <w:rPr>
            <w:noProof/>
            <w:webHidden/>
          </w:rPr>
          <w:fldChar w:fldCharType="separate"/>
        </w:r>
        <w:r>
          <w:rPr>
            <w:noProof/>
            <w:webHidden/>
          </w:rPr>
          <w:t>63</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98" w:history="1">
        <w:r w:rsidRPr="00FE6D89">
          <w:rPr>
            <w:rStyle w:val="Hyperlink"/>
            <w:rFonts w:cs="System"/>
            <w:noProof/>
          </w:rPr>
          <w:t>12.1.2</w:t>
        </w:r>
        <w:r>
          <w:rPr>
            <w:rFonts w:asciiTheme="minorHAnsi" w:eastAsiaTheme="minorEastAsia" w:hAnsiTheme="minorHAnsi" w:cstheme="minorBidi"/>
            <w:noProof/>
          </w:rPr>
          <w:tab/>
        </w:r>
        <w:r w:rsidRPr="00FE6D89">
          <w:rPr>
            <w:rStyle w:val="Hyperlink"/>
            <w:noProof/>
          </w:rPr>
          <w:t>Computer Proficiency Assessment</w:t>
        </w:r>
        <w:r>
          <w:rPr>
            <w:noProof/>
            <w:webHidden/>
          </w:rPr>
          <w:tab/>
        </w:r>
        <w:r>
          <w:rPr>
            <w:noProof/>
            <w:webHidden/>
          </w:rPr>
          <w:fldChar w:fldCharType="begin"/>
        </w:r>
        <w:r>
          <w:rPr>
            <w:noProof/>
            <w:webHidden/>
          </w:rPr>
          <w:instrText xml:space="preserve"> PAGEREF _Toc335924098 \h </w:instrText>
        </w:r>
        <w:r>
          <w:rPr>
            <w:noProof/>
            <w:webHidden/>
          </w:rPr>
        </w:r>
        <w:r>
          <w:rPr>
            <w:noProof/>
            <w:webHidden/>
          </w:rPr>
          <w:fldChar w:fldCharType="separate"/>
        </w:r>
        <w:r>
          <w:rPr>
            <w:noProof/>
            <w:webHidden/>
          </w:rPr>
          <w:t>64</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099" w:history="1">
        <w:r w:rsidRPr="00FE6D89">
          <w:rPr>
            <w:rStyle w:val="Hyperlink"/>
            <w:rFonts w:cs="System"/>
            <w:noProof/>
          </w:rPr>
          <w:t>12.1.3</w:t>
        </w:r>
        <w:r>
          <w:rPr>
            <w:rFonts w:asciiTheme="minorHAnsi" w:eastAsiaTheme="minorEastAsia" w:hAnsiTheme="minorHAnsi" w:cstheme="minorBidi"/>
            <w:noProof/>
          </w:rPr>
          <w:tab/>
        </w:r>
        <w:r w:rsidRPr="00FE6D89">
          <w:rPr>
            <w:rStyle w:val="Hyperlink"/>
            <w:noProof/>
          </w:rPr>
          <w:t>AgLearn Trainee Participation Management</w:t>
        </w:r>
        <w:r>
          <w:rPr>
            <w:noProof/>
            <w:webHidden/>
          </w:rPr>
          <w:tab/>
        </w:r>
        <w:r>
          <w:rPr>
            <w:noProof/>
            <w:webHidden/>
          </w:rPr>
          <w:fldChar w:fldCharType="begin"/>
        </w:r>
        <w:r>
          <w:rPr>
            <w:noProof/>
            <w:webHidden/>
          </w:rPr>
          <w:instrText xml:space="preserve"> PAGEREF _Toc335924099 \h </w:instrText>
        </w:r>
        <w:r>
          <w:rPr>
            <w:noProof/>
            <w:webHidden/>
          </w:rPr>
        </w:r>
        <w:r>
          <w:rPr>
            <w:noProof/>
            <w:webHidden/>
          </w:rPr>
          <w:fldChar w:fldCharType="separate"/>
        </w:r>
        <w:r>
          <w:rPr>
            <w:noProof/>
            <w:webHidden/>
          </w:rPr>
          <w:t>64</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00" w:history="1">
        <w:r w:rsidRPr="00FE6D89">
          <w:rPr>
            <w:rStyle w:val="Hyperlink"/>
            <w:rFonts w:cs="System"/>
            <w:noProof/>
          </w:rPr>
          <w:t>12.1.4</w:t>
        </w:r>
        <w:r>
          <w:rPr>
            <w:rFonts w:asciiTheme="minorHAnsi" w:eastAsiaTheme="minorEastAsia" w:hAnsiTheme="minorHAnsi" w:cstheme="minorBidi"/>
            <w:noProof/>
          </w:rPr>
          <w:tab/>
        </w:r>
        <w:r w:rsidRPr="00FE6D89">
          <w:rPr>
            <w:rStyle w:val="Hyperlink"/>
            <w:noProof/>
          </w:rPr>
          <w:t>Required versus Recommend MIDAS Training</w:t>
        </w:r>
        <w:r>
          <w:rPr>
            <w:noProof/>
            <w:webHidden/>
          </w:rPr>
          <w:tab/>
        </w:r>
        <w:r>
          <w:rPr>
            <w:noProof/>
            <w:webHidden/>
          </w:rPr>
          <w:fldChar w:fldCharType="begin"/>
        </w:r>
        <w:r>
          <w:rPr>
            <w:noProof/>
            <w:webHidden/>
          </w:rPr>
          <w:instrText xml:space="preserve"> PAGEREF _Toc335924100 \h </w:instrText>
        </w:r>
        <w:r>
          <w:rPr>
            <w:noProof/>
            <w:webHidden/>
          </w:rPr>
        </w:r>
        <w:r>
          <w:rPr>
            <w:noProof/>
            <w:webHidden/>
          </w:rPr>
          <w:fldChar w:fldCharType="separate"/>
        </w:r>
        <w:r>
          <w:rPr>
            <w:noProof/>
            <w:webHidden/>
          </w:rPr>
          <w:t>64</w:t>
        </w:r>
        <w:r>
          <w:rPr>
            <w:noProof/>
            <w:webHidden/>
          </w:rPr>
          <w:fldChar w:fldCharType="end"/>
        </w:r>
      </w:hyperlink>
    </w:p>
    <w:p w:rsidR="00FF3700" w:rsidRDefault="00FF3700">
      <w:pPr>
        <w:pStyle w:val="TOC1"/>
        <w:tabs>
          <w:tab w:val="left" w:pos="660"/>
          <w:tab w:val="right" w:leader="dot" w:pos="9350"/>
        </w:tabs>
        <w:rPr>
          <w:rFonts w:asciiTheme="minorHAnsi" w:eastAsiaTheme="minorEastAsia" w:hAnsiTheme="minorHAnsi" w:cstheme="minorBidi"/>
          <w:noProof/>
        </w:rPr>
      </w:pPr>
      <w:hyperlink w:anchor="_Toc335924101" w:history="1">
        <w:r w:rsidRPr="00FE6D89">
          <w:rPr>
            <w:rStyle w:val="Hyperlink"/>
            <w:rFonts w:cs="System"/>
            <w:caps/>
            <w:noProof/>
          </w:rPr>
          <w:t>13</w:t>
        </w:r>
        <w:r>
          <w:rPr>
            <w:rFonts w:asciiTheme="minorHAnsi" w:eastAsiaTheme="minorEastAsia" w:hAnsiTheme="minorHAnsi" w:cstheme="minorBidi"/>
            <w:noProof/>
          </w:rPr>
          <w:tab/>
        </w:r>
        <w:r w:rsidRPr="00FE6D89">
          <w:rPr>
            <w:rStyle w:val="Hyperlink"/>
            <w:noProof/>
          </w:rPr>
          <w:t>Training Logistics</w:t>
        </w:r>
        <w:r>
          <w:rPr>
            <w:noProof/>
            <w:webHidden/>
          </w:rPr>
          <w:tab/>
        </w:r>
        <w:r>
          <w:rPr>
            <w:noProof/>
            <w:webHidden/>
          </w:rPr>
          <w:fldChar w:fldCharType="begin"/>
        </w:r>
        <w:r>
          <w:rPr>
            <w:noProof/>
            <w:webHidden/>
          </w:rPr>
          <w:instrText xml:space="preserve"> PAGEREF _Toc335924101 \h </w:instrText>
        </w:r>
        <w:r>
          <w:rPr>
            <w:noProof/>
            <w:webHidden/>
          </w:rPr>
        </w:r>
        <w:r>
          <w:rPr>
            <w:noProof/>
            <w:webHidden/>
          </w:rPr>
          <w:fldChar w:fldCharType="separate"/>
        </w:r>
        <w:r>
          <w:rPr>
            <w:noProof/>
            <w:webHidden/>
          </w:rPr>
          <w:t>64</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02" w:history="1">
        <w:r w:rsidRPr="00FE6D89">
          <w:rPr>
            <w:rStyle w:val="Hyperlink"/>
            <w:rFonts w:cs="System"/>
            <w:noProof/>
          </w:rPr>
          <w:t>13.1</w:t>
        </w:r>
        <w:r>
          <w:rPr>
            <w:rFonts w:asciiTheme="minorHAnsi" w:eastAsiaTheme="minorEastAsia" w:hAnsiTheme="minorHAnsi" w:cstheme="minorBidi"/>
            <w:noProof/>
          </w:rPr>
          <w:tab/>
        </w:r>
        <w:r w:rsidRPr="00FE6D89">
          <w:rPr>
            <w:rStyle w:val="Hyperlink"/>
            <w:noProof/>
          </w:rPr>
          <w:t>Site Suitability</w:t>
        </w:r>
        <w:r>
          <w:rPr>
            <w:noProof/>
            <w:webHidden/>
          </w:rPr>
          <w:tab/>
        </w:r>
        <w:r>
          <w:rPr>
            <w:noProof/>
            <w:webHidden/>
          </w:rPr>
          <w:fldChar w:fldCharType="begin"/>
        </w:r>
        <w:r>
          <w:rPr>
            <w:noProof/>
            <w:webHidden/>
          </w:rPr>
          <w:instrText xml:space="preserve"> PAGEREF _Toc335924102 \h </w:instrText>
        </w:r>
        <w:r>
          <w:rPr>
            <w:noProof/>
            <w:webHidden/>
          </w:rPr>
        </w:r>
        <w:r>
          <w:rPr>
            <w:noProof/>
            <w:webHidden/>
          </w:rPr>
          <w:fldChar w:fldCharType="separate"/>
        </w:r>
        <w:r>
          <w:rPr>
            <w:noProof/>
            <w:webHidden/>
          </w:rPr>
          <w:t>65</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03" w:history="1">
        <w:r w:rsidRPr="00FE6D89">
          <w:rPr>
            <w:rStyle w:val="Hyperlink"/>
            <w:rFonts w:cs="System"/>
            <w:noProof/>
          </w:rPr>
          <w:t>13.2</w:t>
        </w:r>
        <w:r>
          <w:rPr>
            <w:rFonts w:asciiTheme="minorHAnsi" w:eastAsiaTheme="minorEastAsia" w:hAnsiTheme="minorHAnsi" w:cstheme="minorBidi"/>
            <w:noProof/>
          </w:rPr>
          <w:tab/>
        </w:r>
        <w:r w:rsidRPr="00FE6D89">
          <w:rPr>
            <w:rStyle w:val="Hyperlink"/>
            <w:noProof/>
          </w:rPr>
          <w:t>Facility Coordination</w:t>
        </w:r>
        <w:r>
          <w:rPr>
            <w:noProof/>
            <w:webHidden/>
          </w:rPr>
          <w:tab/>
        </w:r>
        <w:r>
          <w:rPr>
            <w:noProof/>
            <w:webHidden/>
          </w:rPr>
          <w:fldChar w:fldCharType="begin"/>
        </w:r>
        <w:r>
          <w:rPr>
            <w:noProof/>
            <w:webHidden/>
          </w:rPr>
          <w:instrText xml:space="preserve"> PAGEREF _Toc335924103 \h </w:instrText>
        </w:r>
        <w:r>
          <w:rPr>
            <w:noProof/>
            <w:webHidden/>
          </w:rPr>
        </w:r>
        <w:r>
          <w:rPr>
            <w:noProof/>
            <w:webHidden/>
          </w:rPr>
          <w:fldChar w:fldCharType="separate"/>
        </w:r>
        <w:r>
          <w:rPr>
            <w:noProof/>
            <w:webHidden/>
          </w:rPr>
          <w:t>67</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04" w:history="1">
        <w:r w:rsidRPr="00FE6D89">
          <w:rPr>
            <w:rStyle w:val="Hyperlink"/>
            <w:rFonts w:cs="System"/>
            <w:noProof/>
          </w:rPr>
          <w:t>13.3</w:t>
        </w:r>
        <w:r>
          <w:rPr>
            <w:rFonts w:asciiTheme="minorHAnsi" w:eastAsiaTheme="minorEastAsia" w:hAnsiTheme="minorHAnsi" w:cstheme="minorBidi"/>
            <w:noProof/>
          </w:rPr>
          <w:tab/>
        </w:r>
        <w:r w:rsidRPr="00FE6D89">
          <w:rPr>
            <w:rStyle w:val="Hyperlink"/>
            <w:noProof/>
          </w:rPr>
          <w:t>Facility Preparation</w:t>
        </w:r>
        <w:r>
          <w:rPr>
            <w:noProof/>
            <w:webHidden/>
          </w:rPr>
          <w:tab/>
        </w:r>
        <w:r>
          <w:rPr>
            <w:noProof/>
            <w:webHidden/>
          </w:rPr>
          <w:fldChar w:fldCharType="begin"/>
        </w:r>
        <w:r>
          <w:rPr>
            <w:noProof/>
            <w:webHidden/>
          </w:rPr>
          <w:instrText xml:space="preserve"> PAGEREF _Toc335924104 \h </w:instrText>
        </w:r>
        <w:r>
          <w:rPr>
            <w:noProof/>
            <w:webHidden/>
          </w:rPr>
        </w:r>
        <w:r>
          <w:rPr>
            <w:noProof/>
            <w:webHidden/>
          </w:rPr>
          <w:fldChar w:fldCharType="separate"/>
        </w:r>
        <w:r>
          <w:rPr>
            <w:noProof/>
            <w:webHidden/>
          </w:rPr>
          <w:t>67</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05" w:history="1">
        <w:r w:rsidRPr="00FE6D89">
          <w:rPr>
            <w:rStyle w:val="Hyperlink"/>
            <w:rFonts w:cs="System"/>
            <w:noProof/>
          </w:rPr>
          <w:t>13.4</w:t>
        </w:r>
        <w:r>
          <w:rPr>
            <w:rFonts w:asciiTheme="minorHAnsi" w:eastAsiaTheme="minorEastAsia" w:hAnsiTheme="minorHAnsi" w:cstheme="minorBidi"/>
            <w:noProof/>
          </w:rPr>
          <w:tab/>
        </w:r>
        <w:r w:rsidRPr="00FE6D89">
          <w:rPr>
            <w:rStyle w:val="Hyperlink"/>
            <w:noProof/>
          </w:rPr>
          <w:t>Training Schedule</w:t>
        </w:r>
        <w:r>
          <w:rPr>
            <w:noProof/>
            <w:webHidden/>
          </w:rPr>
          <w:tab/>
        </w:r>
        <w:r>
          <w:rPr>
            <w:noProof/>
            <w:webHidden/>
          </w:rPr>
          <w:fldChar w:fldCharType="begin"/>
        </w:r>
        <w:r>
          <w:rPr>
            <w:noProof/>
            <w:webHidden/>
          </w:rPr>
          <w:instrText xml:space="preserve"> PAGEREF _Toc335924105 \h </w:instrText>
        </w:r>
        <w:r>
          <w:rPr>
            <w:noProof/>
            <w:webHidden/>
          </w:rPr>
        </w:r>
        <w:r>
          <w:rPr>
            <w:noProof/>
            <w:webHidden/>
          </w:rPr>
          <w:fldChar w:fldCharType="separate"/>
        </w:r>
        <w:r>
          <w:rPr>
            <w:noProof/>
            <w:webHidden/>
          </w:rPr>
          <w:t>68</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06" w:history="1">
        <w:r w:rsidRPr="00FE6D89">
          <w:rPr>
            <w:rStyle w:val="Hyperlink"/>
            <w:rFonts w:cs="System"/>
            <w:noProof/>
          </w:rPr>
          <w:t>13.4.1</w:t>
        </w:r>
        <w:r>
          <w:rPr>
            <w:rFonts w:asciiTheme="minorHAnsi" w:eastAsiaTheme="minorEastAsia" w:hAnsiTheme="minorHAnsi" w:cstheme="minorBidi"/>
            <w:noProof/>
          </w:rPr>
          <w:tab/>
        </w:r>
        <w:r w:rsidRPr="00FE6D89">
          <w:rPr>
            <w:rStyle w:val="Hyperlink"/>
            <w:noProof/>
          </w:rPr>
          <w:t>Scheduling End Users</w:t>
        </w:r>
        <w:r>
          <w:rPr>
            <w:noProof/>
            <w:webHidden/>
          </w:rPr>
          <w:tab/>
        </w:r>
        <w:r>
          <w:rPr>
            <w:noProof/>
            <w:webHidden/>
          </w:rPr>
          <w:fldChar w:fldCharType="begin"/>
        </w:r>
        <w:r>
          <w:rPr>
            <w:noProof/>
            <w:webHidden/>
          </w:rPr>
          <w:instrText xml:space="preserve"> PAGEREF _Toc335924106 \h </w:instrText>
        </w:r>
        <w:r>
          <w:rPr>
            <w:noProof/>
            <w:webHidden/>
          </w:rPr>
        </w:r>
        <w:r>
          <w:rPr>
            <w:noProof/>
            <w:webHidden/>
          </w:rPr>
          <w:fldChar w:fldCharType="separate"/>
        </w:r>
        <w:r>
          <w:rPr>
            <w:noProof/>
            <w:webHidden/>
          </w:rPr>
          <w:t>68</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07" w:history="1">
        <w:r w:rsidRPr="00FE6D89">
          <w:rPr>
            <w:rStyle w:val="Hyperlink"/>
            <w:rFonts w:cs="System"/>
            <w:noProof/>
          </w:rPr>
          <w:t>13.4.2</w:t>
        </w:r>
        <w:r>
          <w:rPr>
            <w:rFonts w:asciiTheme="minorHAnsi" w:eastAsiaTheme="minorEastAsia" w:hAnsiTheme="minorHAnsi" w:cstheme="minorBidi"/>
            <w:noProof/>
          </w:rPr>
          <w:tab/>
        </w:r>
        <w:r w:rsidRPr="00FE6D89">
          <w:rPr>
            <w:rStyle w:val="Hyperlink"/>
            <w:noProof/>
          </w:rPr>
          <w:t>Scheduling Trainers</w:t>
        </w:r>
        <w:r>
          <w:rPr>
            <w:noProof/>
            <w:webHidden/>
          </w:rPr>
          <w:tab/>
        </w:r>
        <w:r>
          <w:rPr>
            <w:noProof/>
            <w:webHidden/>
          </w:rPr>
          <w:fldChar w:fldCharType="begin"/>
        </w:r>
        <w:r>
          <w:rPr>
            <w:noProof/>
            <w:webHidden/>
          </w:rPr>
          <w:instrText xml:space="preserve"> PAGEREF _Toc335924107 \h </w:instrText>
        </w:r>
        <w:r>
          <w:rPr>
            <w:noProof/>
            <w:webHidden/>
          </w:rPr>
        </w:r>
        <w:r>
          <w:rPr>
            <w:noProof/>
            <w:webHidden/>
          </w:rPr>
          <w:fldChar w:fldCharType="separate"/>
        </w:r>
        <w:r>
          <w:rPr>
            <w:noProof/>
            <w:webHidden/>
          </w:rPr>
          <w:t>68</w:t>
        </w:r>
        <w:r>
          <w:rPr>
            <w:noProof/>
            <w:webHidden/>
          </w:rPr>
          <w:fldChar w:fldCharType="end"/>
        </w:r>
      </w:hyperlink>
    </w:p>
    <w:p w:rsidR="00FF3700" w:rsidRDefault="00FF3700">
      <w:pPr>
        <w:pStyle w:val="TOC1"/>
        <w:tabs>
          <w:tab w:val="left" w:pos="660"/>
          <w:tab w:val="right" w:leader="dot" w:pos="9350"/>
        </w:tabs>
        <w:rPr>
          <w:rFonts w:asciiTheme="minorHAnsi" w:eastAsiaTheme="minorEastAsia" w:hAnsiTheme="minorHAnsi" w:cstheme="minorBidi"/>
          <w:noProof/>
        </w:rPr>
      </w:pPr>
      <w:hyperlink w:anchor="_Toc335924108" w:history="1">
        <w:r w:rsidRPr="00FE6D89">
          <w:rPr>
            <w:rStyle w:val="Hyperlink"/>
            <w:rFonts w:cs="System"/>
            <w:caps/>
            <w:noProof/>
          </w:rPr>
          <w:t>14</w:t>
        </w:r>
        <w:r>
          <w:rPr>
            <w:rFonts w:asciiTheme="minorHAnsi" w:eastAsiaTheme="minorEastAsia" w:hAnsiTheme="minorHAnsi" w:cstheme="minorBidi"/>
            <w:noProof/>
          </w:rPr>
          <w:tab/>
        </w:r>
        <w:r w:rsidRPr="00FE6D89">
          <w:rPr>
            <w:rStyle w:val="Hyperlink"/>
            <w:noProof/>
          </w:rPr>
          <w:t>Training Support and Online Help</w:t>
        </w:r>
        <w:r>
          <w:rPr>
            <w:noProof/>
            <w:webHidden/>
          </w:rPr>
          <w:tab/>
        </w:r>
        <w:r>
          <w:rPr>
            <w:noProof/>
            <w:webHidden/>
          </w:rPr>
          <w:fldChar w:fldCharType="begin"/>
        </w:r>
        <w:r>
          <w:rPr>
            <w:noProof/>
            <w:webHidden/>
          </w:rPr>
          <w:instrText xml:space="preserve"> PAGEREF _Toc335924108 \h </w:instrText>
        </w:r>
        <w:r>
          <w:rPr>
            <w:noProof/>
            <w:webHidden/>
          </w:rPr>
        </w:r>
        <w:r>
          <w:rPr>
            <w:noProof/>
            <w:webHidden/>
          </w:rPr>
          <w:fldChar w:fldCharType="separate"/>
        </w:r>
        <w:r>
          <w:rPr>
            <w:noProof/>
            <w:webHidden/>
          </w:rPr>
          <w:t>68</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09" w:history="1">
        <w:r w:rsidRPr="00FE6D89">
          <w:rPr>
            <w:rStyle w:val="Hyperlink"/>
            <w:rFonts w:cs="System"/>
            <w:noProof/>
          </w:rPr>
          <w:t>14.1</w:t>
        </w:r>
        <w:r>
          <w:rPr>
            <w:rFonts w:asciiTheme="minorHAnsi" w:eastAsiaTheme="minorEastAsia" w:hAnsiTheme="minorHAnsi" w:cstheme="minorBidi"/>
            <w:noProof/>
          </w:rPr>
          <w:tab/>
        </w:r>
        <w:r w:rsidRPr="00FE6D89">
          <w:rPr>
            <w:rStyle w:val="Hyperlink"/>
            <w:noProof/>
          </w:rPr>
          <w:t>Ongoing Training Plan</w:t>
        </w:r>
        <w:r>
          <w:rPr>
            <w:noProof/>
            <w:webHidden/>
          </w:rPr>
          <w:tab/>
        </w:r>
        <w:r>
          <w:rPr>
            <w:noProof/>
            <w:webHidden/>
          </w:rPr>
          <w:fldChar w:fldCharType="begin"/>
        </w:r>
        <w:r>
          <w:rPr>
            <w:noProof/>
            <w:webHidden/>
          </w:rPr>
          <w:instrText xml:space="preserve"> PAGEREF _Toc335924109 \h </w:instrText>
        </w:r>
        <w:r>
          <w:rPr>
            <w:noProof/>
            <w:webHidden/>
          </w:rPr>
        </w:r>
        <w:r>
          <w:rPr>
            <w:noProof/>
            <w:webHidden/>
          </w:rPr>
          <w:fldChar w:fldCharType="separate"/>
        </w:r>
        <w:r>
          <w:rPr>
            <w:noProof/>
            <w:webHidden/>
          </w:rPr>
          <w:t>69</w:t>
        </w:r>
        <w:r>
          <w:rPr>
            <w:noProof/>
            <w:webHidden/>
          </w:rPr>
          <w:fldChar w:fldCharType="end"/>
        </w:r>
      </w:hyperlink>
    </w:p>
    <w:p w:rsidR="00FF3700" w:rsidRDefault="00FF3700">
      <w:pPr>
        <w:pStyle w:val="TOC1"/>
        <w:tabs>
          <w:tab w:val="left" w:pos="660"/>
          <w:tab w:val="right" w:leader="dot" w:pos="9350"/>
        </w:tabs>
        <w:rPr>
          <w:rFonts w:asciiTheme="minorHAnsi" w:eastAsiaTheme="minorEastAsia" w:hAnsiTheme="minorHAnsi" w:cstheme="minorBidi"/>
          <w:noProof/>
        </w:rPr>
      </w:pPr>
      <w:hyperlink w:anchor="_Toc335924110" w:history="1">
        <w:r w:rsidRPr="00FE6D89">
          <w:rPr>
            <w:rStyle w:val="Hyperlink"/>
            <w:rFonts w:cs="System"/>
            <w:caps/>
            <w:noProof/>
          </w:rPr>
          <w:t>15</w:t>
        </w:r>
        <w:r>
          <w:rPr>
            <w:rFonts w:asciiTheme="minorHAnsi" w:eastAsiaTheme="minorEastAsia" w:hAnsiTheme="minorHAnsi" w:cstheme="minorBidi"/>
            <w:noProof/>
          </w:rPr>
          <w:tab/>
        </w:r>
        <w:r w:rsidRPr="00FE6D89">
          <w:rPr>
            <w:rStyle w:val="Hyperlink"/>
            <w:noProof/>
          </w:rPr>
          <w:t>Roles and Responsibilities</w:t>
        </w:r>
        <w:r>
          <w:rPr>
            <w:noProof/>
            <w:webHidden/>
          </w:rPr>
          <w:tab/>
        </w:r>
        <w:r>
          <w:rPr>
            <w:noProof/>
            <w:webHidden/>
          </w:rPr>
          <w:fldChar w:fldCharType="begin"/>
        </w:r>
        <w:r>
          <w:rPr>
            <w:noProof/>
            <w:webHidden/>
          </w:rPr>
          <w:instrText xml:space="preserve"> PAGEREF _Toc335924110 \h </w:instrText>
        </w:r>
        <w:r>
          <w:rPr>
            <w:noProof/>
            <w:webHidden/>
          </w:rPr>
        </w:r>
        <w:r>
          <w:rPr>
            <w:noProof/>
            <w:webHidden/>
          </w:rPr>
          <w:fldChar w:fldCharType="separate"/>
        </w:r>
        <w:r>
          <w:rPr>
            <w:noProof/>
            <w:webHidden/>
          </w:rPr>
          <w:t>69</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11" w:history="1">
        <w:r w:rsidRPr="00FE6D89">
          <w:rPr>
            <w:rStyle w:val="Hyperlink"/>
            <w:rFonts w:cs="System"/>
            <w:noProof/>
          </w:rPr>
          <w:t>15.1</w:t>
        </w:r>
        <w:r>
          <w:rPr>
            <w:rFonts w:asciiTheme="minorHAnsi" w:eastAsiaTheme="minorEastAsia" w:hAnsiTheme="minorHAnsi" w:cstheme="minorBidi"/>
            <w:noProof/>
          </w:rPr>
          <w:tab/>
        </w:r>
        <w:r w:rsidRPr="00FE6D89">
          <w:rPr>
            <w:rStyle w:val="Hyperlink"/>
            <w:noProof/>
          </w:rPr>
          <w:t>MIDAS SI Training Lead Responsibilities</w:t>
        </w:r>
        <w:r>
          <w:rPr>
            <w:noProof/>
            <w:webHidden/>
          </w:rPr>
          <w:tab/>
        </w:r>
        <w:r>
          <w:rPr>
            <w:noProof/>
            <w:webHidden/>
          </w:rPr>
          <w:fldChar w:fldCharType="begin"/>
        </w:r>
        <w:r>
          <w:rPr>
            <w:noProof/>
            <w:webHidden/>
          </w:rPr>
          <w:instrText xml:space="preserve"> PAGEREF _Toc335924111 \h </w:instrText>
        </w:r>
        <w:r>
          <w:rPr>
            <w:noProof/>
            <w:webHidden/>
          </w:rPr>
        </w:r>
        <w:r>
          <w:rPr>
            <w:noProof/>
            <w:webHidden/>
          </w:rPr>
          <w:fldChar w:fldCharType="separate"/>
        </w:r>
        <w:r>
          <w:rPr>
            <w:noProof/>
            <w:webHidden/>
          </w:rPr>
          <w:t>69</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12" w:history="1">
        <w:r w:rsidRPr="00FE6D89">
          <w:rPr>
            <w:rStyle w:val="Hyperlink"/>
            <w:rFonts w:cs="System"/>
            <w:noProof/>
          </w:rPr>
          <w:t>15.2</w:t>
        </w:r>
        <w:r>
          <w:rPr>
            <w:rFonts w:asciiTheme="minorHAnsi" w:eastAsiaTheme="minorEastAsia" w:hAnsiTheme="minorHAnsi" w:cstheme="minorBidi"/>
            <w:noProof/>
          </w:rPr>
          <w:tab/>
        </w:r>
        <w:r w:rsidRPr="00FE6D89">
          <w:rPr>
            <w:rStyle w:val="Hyperlink"/>
            <w:noProof/>
          </w:rPr>
          <w:t>Training Developer Responsibilities</w:t>
        </w:r>
        <w:r>
          <w:rPr>
            <w:noProof/>
            <w:webHidden/>
          </w:rPr>
          <w:tab/>
        </w:r>
        <w:r>
          <w:rPr>
            <w:noProof/>
            <w:webHidden/>
          </w:rPr>
          <w:fldChar w:fldCharType="begin"/>
        </w:r>
        <w:r>
          <w:rPr>
            <w:noProof/>
            <w:webHidden/>
          </w:rPr>
          <w:instrText xml:space="preserve"> PAGEREF _Toc335924112 \h </w:instrText>
        </w:r>
        <w:r>
          <w:rPr>
            <w:noProof/>
            <w:webHidden/>
          </w:rPr>
        </w:r>
        <w:r>
          <w:rPr>
            <w:noProof/>
            <w:webHidden/>
          </w:rPr>
          <w:fldChar w:fldCharType="separate"/>
        </w:r>
        <w:r>
          <w:rPr>
            <w:noProof/>
            <w:webHidden/>
          </w:rPr>
          <w:t>70</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13" w:history="1">
        <w:r w:rsidRPr="00FE6D89">
          <w:rPr>
            <w:rStyle w:val="Hyperlink"/>
            <w:rFonts w:cs="System"/>
            <w:noProof/>
          </w:rPr>
          <w:t>15.3</w:t>
        </w:r>
        <w:r>
          <w:rPr>
            <w:rFonts w:asciiTheme="minorHAnsi" w:eastAsiaTheme="minorEastAsia" w:hAnsiTheme="minorHAnsi" w:cstheme="minorBidi"/>
            <w:noProof/>
          </w:rPr>
          <w:tab/>
        </w:r>
        <w:r w:rsidRPr="00FE6D89">
          <w:rPr>
            <w:rStyle w:val="Hyperlink"/>
            <w:noProof/>
          </w:rPr>
          <w:t>Training Editor Responsibilities</w:t>
        </w:r>
        <w:r>
          <w:rPr>
            <w:noProof/>
            <w:webHidden/>
          </w:rPr>
          <w:tab/>
        </w:r>
        <w:r>
          <w:rPr>
            <w:noProof/>
            <w:webHidden/>
          </w:rPr>
          <w:fldChar w:fldCharType="begin"/>
        </w:r>
        <w:r>
          <w:rPr>
            <w:noProof/>
            <w:webHidden/>
          </w:rPr>
          <w:instrText xml:space="preserve"> PAGEREF _Toc335924113 \h </w:instrText>
        </w:r>
        <w:r>
          <w:rPr>
            <w:noProof/>
            <w:webHidden/>
          </w:rPr>
        </w:r>
        <w:r>
          <w:rPr>
            <w:noProof/>
            <w:webHidden/>
          </w:rPr>
          <w:fldChar w:fldCharType="separate"/>
        </w:r>
        <w:r>
          <w:rPr>
            <w:noProof/>
            <w:webHidden/>
          </w:rPr>
          <w:t>70</w:t>
        </w:r>
        <w:r>
          <w:rPr>
            <w:noProof/>
            <w:webHidden/>
          </w:rPr>
          <w:fldChar w:fldCharType="end"/>
        </w:r>
      </w:hyperlink>
    </w:p>
    <w:p w:rsidR="00FF3700" w:rsidRDefault="00FF3700">
      <w:pPr>
        <w:pStyle w:val="TOC2"/>
        <w:tabs>
          <w:tab w:val="left" w:pos="880"/>
          <w:tab w:val="right" w:leader="dot" w:pos="9350"/>
        </w:tabs>
        <w:rPr>
          <w:rFonts w:asciiTheme="minorHAnsi" w:eastAsiaTheme="minorEastAsia" w:hAnsiTheme="minorHAnsi" w:cstheme="minorBidi"/>
          <w:noProof/>
        </w:rPr>
      </w:pPr>
      <w:hyperlink w:anchor="_Toc335924114" w:history="1">
        <w:r w:rsidRPr="00FE6D89">
          <w:rPr>
            <w:rStyle w:val="Hyperlink"/>
            <w:rFonts w:cs="System"/>
            <w:noProof/>
          </w:rPr>
          <w:t>15.4</w:t>
        </w:r>
        <w:r>
          <w:rPr>
            <w:rFonts w:asciiTheme="minorHAnsi" w:eastAsiaTheme="minorEastAsia" w:hAnsiTheme="minorHAnsi" w:cstheme="minorBidi"/>
            <w:noProof/>
          </w:rPr>
          <w:tab/>
        </w:r>
        <w:r w:rsidRPr="00FE6D89">
          <w:rPr>
            <w:rStyle w:val="Hyperlink"/>
            <w:noProof/>
          </w:rPr>
          <w:t>uPerform Administrator</w:t>
        </w:r>
        <w:r>
          <w:rPr>
            <w:noProof/>
            <w:webHidden/>
          </w:rPr>
          <w:tab/>
        </w:r>
        <w:r>
          <w:rPr>
            <w:noProof/>
            <w:webHidden/>
          </w:rPr>
          <w:fldChar w:fldCharType="begin"/>
        </w:r>
        <w:r>
          <w:rPr>
            <w:noProof/>
            <w:webHidden/>
          </w:rPr>
          <w:instrText xml:space="preserve"> PAGEREF _Toc335924114 \h </w:instrText>
        </w:r>
        <w:r>
          <w:rPr>
            <w:noProof/>
            <w:webHidden/>
          </w:rPr>
        </w:r>
        <w:r>
          <w:rPr>
            <w:noProof/>
            <w:webHidden/>
          </w:rPr>
          <w:fldChar w:fldCharType="separate"/>
        </w:r>
        <w:r>
          <w:rPr>
            <w:noProof/>
            <w:webHidden/>
          </w:rPr>
          <w:t>70</w:t>
        </w:r>
        <w:r>
          <w:rPr>
            <w:noProof/>
            <w:webHidden/>
          </w:rPr>
          <w:fldChar w:fldCharType="end"/>
        </w:r>
      </w:hyperlink>
    </w:p>
    <w:p w:rsidR="00FF3700" w:rsidRDefault="00FF3700">
      <w:pPr>
        <w:pStyle w:val="TOC1"/>
        <w:tabs>
          <w:tab w:val="left" w:pos="660"/>
          <w:tab w:val="right" w:leader="dot" w:pos="9350"/>
        </w:tabs>
        <w:rPr>
          <w:rFonts w:asciiTheme="minorHAnsi" w:eastAsiaTheme="minorEastAsia" w:hAnsiTheme="minorHAnsi" w:cstheme="minorBidi"/>
          <w:noProof/>
        </w:rPr>
      </w:pPr>
      <w:hyperlink w:anchor="_Toc335924115" w:history="1">
        <w:r w:rsidRPr="00FE6D89">
          <w:rPr>
            <w:rStyle w:val="Hyperlink"/>
            <w:rFonts w:cs="System"/>
            <w:caps/>
            <w:noProof/>
          </w:rPr>
          <w:t>16</w:t>
        </w:r>
        <w:r>
          <w:rPr>
            <w:rFonts w:asciiTheme="minorHAnsi" w:eastAsiaTheme="minorEastAsia" w:hAnsiTheme="minorHAnsi" w:cstheme="minorBidi"/>
            <w:noProof/>
          </w:rPr>
          <w:tab/>
        </w:r>
        <w:r w:rsidRPr="00FE6D89">
          <w:rPr>
            <w:rStyle w:val="Hyperlink"/>
            <w:noProof/>
          </w:rPr>
          <w:t>Critical Success Factors</w:t>
        </w:r>
        <w:r>
          <w:rPr>
            <w:noProof/>
            <w:webHidden/>
          </w:rPr>
          <w:tab/>
        </w:r>
        <w:r>
          <w:rPr>
            <w:noProof/>
            <w:webHidden/>
          </w:rPr>
          <w:fldChar w:fldCharType="begin"/>
        </w:r>
        <w:r>
          <w:rPr>
            <w:noProof/>
            <w:webHidden/>
          </w:rPr>
          <w:instrText xml:space="preserve"> PAGEREF _Toc335924115 \h </w:instrText>
        </w:r>
        <w:r>
          <w:rPr>
            <w:noProof/>
            <w:webHidden/>
          </w:rPr>
        </w:r>
        <w:r>
          <w:rPr>
            <w:noProof/>
            <w:webHidden/>
          </w:rPr>
          <w:fldChar w:fldCharType="separate"/>
        </w:r>
        <w:r>
          <w:rPr>
            <w:noProof/>
            <w:webHidden/>
          </w:rPr>
          <w:t>71</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16" w:history="1">
        <w:r w:rsidRPr="00FE6D89">
          <w:rPr>
            <w:rStyle w:val="Hyperlink"/>
            <w:noProof/>
          </w:rPr>
          <w:t>Appendix A:  Glossary</w:t>
        </w:r>
        <w:r>
          <w:rPr>
            <w:noProof/>
            <w:webHidden/>
          </w:rPr>
          <w:tab/>
        </w:r>
        <w:r>
          <w:rPr>
            <w:noProof/>
            <w:webHidden/>
          </w:rPr>
          <w:fldChar w:fldCharType="begin"/>
        </w:r>
        <w:r>
          <w:rPr>
            <w:noProof/>
            <w:webHidden/>
          </w:rPr>
          <w:instrText xml:space="preserve"> PAGEREF _Toc335924116 \h </w:instrText>
        </w:r>
        <w:r>
          <w:rPr>
            <w:noProof/>
            <w:webHidden/>
          </w:rPr>
        </w:r>
        <w:r>
          <w:rPr>
            <w:noProof/>
            <w:webHidden/>
          </w:rPr>
          <w:fldChar w:fldCharType="separate"/>
        </w:r>
        <w:r>
          <w:rPr>
            <w:noProof/>
            <w:webHidden/>
          </w:rPr>
          <w:t>73</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17" w:history="1">
        <w:r w:rsidRPr="00FE6D89">
          <w:rPr>
            <w:rStyle w:val="Hyperlink"/>
            <w:noProof/>
          </w:rPr>
          <w:t>Appendix B:  References</w:t>
        </w:r>
        <w:r>
          <w:rPr>
            <w:noProof/>
            <w:webHidden/>
          </w:rPr>
          <w:tab/>
        </w:r>
        <w:r>
          <w:rPr>
            <w:noProof/>
            <w:webHidden/>
          </w:rPr>
          <w:fldChar w:fldCharType="begin"/>
        </w:r>
        <w:r>
          <w:rPr>
            <w:noProof/>
            <w:webHidden/>
          </w:rPr>
          <w:instrText xml:space="preserve"> PAGEREF _Toc335924117 \h </w:instrText>
        </w:r>
        <w:r>
          <w:rPr>
            <w:noProof/>
            <w:webHidden/>
          </w:rPr>
        </w:r>
        <w:r>
          <w:rPr>
            <w:noProof/>
            <w:webHidden/>
          </w:rPr>
          <w:fldChar w:fldCharType="separate"/>
        </w:r>
        <w:r>
          <w:rPr>
            <w:noProof/>
            <w:webHidden/>
          </w:rPr>
          <w:t>73</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18" w:history="1">
        <w:r w:rsidRPr="00FE6D89">
          <w:rPr>
            <w:rStyle w:val="Hyperlink"/>
            <w:noProof/>
          </w:rPr>
          <w:t>Appendix C:  Crosswalk to Document Item Detail (DID)</w:t>
        </w:r>
        <w:r>
          <w:rPr>
            <w:noProof/>
            <w:webHidden/>
          </w:rPr>
          <w:tab/>
        </w:r>
        <w:r>
          <w:rPr>
            <w:noProof/>
            <w:webHidden/>
          </w:rPr>
          <w:fldChar w:fldCharType="begin"/>
        </w:r>
        <w:r>
          <w:rPr>
            <w:noProof/>
            <w:webHidden/>
          </w:rPr>
          <w:instrText xml:space="preserve"> PAGEREF _Toc335924118 \h </w:instrText>
        </w:r>
        <w:r>
          <w:rPr>
            <w:noProof/>
            <w:webHidden/>
          </w:rPr>
        </w:r>
        <w:r>
          <w:rPr>
            <w:noProof/>
            <w:webHidden/>
          </w:rPr>
          <w:fldChar w:fldCharType="separate"/>
        </w:r>
        <w:r>
          <w:rPr>
            <w:noProof/>
            <w:webHidden/>
          </w:rPr>
          <w:t>73</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19" w:history="1">
        <w:r w:rsidRPr="00FE6D89">
          <w:rPr>
            <w:rStyle w:val="Hyperlink"/>
            <w:noProof/>
          </w:rPr>
          <w:t>Appendix D:  508 Compliance Checklist and Signoff Document</w:t>
        </w:r>
        <w:r>
          <w:rPr>
            <w:noProof/>
            <w:webHidden/>
          </w:rPr>
          <w:tab/>
        </w:r>
        <w:r>
          <w:rPr>
            <w:noProof/>
            <w:webHidden/>
          </w:rPr>
          <w:fldChar w:fldCharType="begin"/>
        </w:r>
        <w:r>
          <w:rPr>
            <w:noProof/>
            <w:webHidden/>
          </w:rPr>
          <w:instrText xml:space="preserve"> PAGEREF _Toc335924119 \h </w:instrText>
        </w:r>
        <w:r>
          <w:rPr>
            <w:noProof/>
            <w:webHidden/>
          </w:rPr>
        </w:r>
        <w:r>
          <w:rPr>
            <w:noProof/>
            <w:webHidden/>
          </w:rPr>
          <w:fldChar w:fldCharType="separate"/>
        </w:r>
        <w:r>
          <w:rPr>
            <w:noProof/>
            <w:webHidden/>
          </w:rPr>
          <w:t>86</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20" w:history="1">
        <w:r w:rsidRPr="00FE6D89">
          <w:rPr>
            <w:rStyle w:val="Hyperlink"/>
            <w:noProof/>
          </w:rPr>
          <w:t>Appendix E:  Role-Based Task Training Courses  - Cycle 1.0</w:t>
        </w:r>
        <w:r>
          <w:rPr>
            <w:noProof/>
            <w:webHidden/>
          </w:rPr>
          <w:tab/>
        </w:r>
        <w:r>
          <w:rPr>
            <w:noProof/>
            <w:webHidden/>
          </w:rPr>
          <w:fldChar w:fldCharType="begin"/>
        </w:r>
        <w:r>
          <w:rPr>
            <w:noProof/>
            <w:webHidden/>
          </w:rPr>
          <w:instrText xml:space="preserve"> PAGEREF _Toc335924120 \h </w:instrText>
        </w:r>
        <w:r>
          <w:rPr>
            <w:noProof/>
            <w:webHidden/>
          </w:rPr>
        </w:r>
        <w:r>
          <w:rPr>
            <w:noProof/>
            <w:webHidden/>
          </w:rPr>
          <w:fldChar w:fldCharType="separate"/>
        </w:r>
        <w:r>
          <w:rPr>
            <w:noProof/>
            <w:webHidden/>
          </w:rPr>
          <w:t>91</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21" w:history="1">
        <w:r w:rsidRPr="00FE6D89">
          <w:rPr>
            <w:rStyle w:val="Hyperlink"/>
            <w:noProof/>
          </w:rPr>
          <w:t>Appendix F:  FSA End-User Population Training Plan</w:t>
        </w:r>
        <w:r>
          <w:rPr>
            <w:noProof/>
            <w:webHidden/>
          </w:rPr>
          <w:tab/>
        </w:r>
        <w:r>
          <w:rPr>
            <w:noProof/>
            <w:webHidden/>
          </w:rPr>
          <w:fldChar w:fldCharType="begin"/>
        </w:r>
        <w:r>
          <w:rPr>
            <w:noProof/>
            <w:webHidden/>
          </w:rPr>
          <w:instrText xml:space="preserve"> PAGEREF _Toc335924121 \h </w:instrText>
        </w:r>
        <w:r>
          <w:rPr>
            <w:noProof/>
            <w:webHidden/>
          </w:rPr>
        </w:r>
        <w:r>
          <w:rPr>
            <w:noProof/>
            <w:webHidden/>
          </w:rPr>
          <w:fldChar w:fldCharType="separate"/>
        </w:r>
        <w:r>
          <w:rPr>
            <w:noProof/>
            <w:webHidden/>
          </w:rPr>
          <w:t>91</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22" w:history="1">
        <w:r w:rsidRPr="00FE6D89">
          <w:rPr>
            <w:rStyle w:val="Hyperlink"/>
            <w:noProof/>
          </w:rPr>
          <w:t>Appendix G:  Training Data Approach</w:t>
        </w:r>
        <w:r>
          <w:rPr>
            <w:noProof/>
            <w:webHidden/>
          </w:rPr>
          <w:tab/>
        </w:r>
        <w:r>
          <w:rPr>
            <w:noProof/>
            <w:webHidden/>
          </w:rPr>
          <w:fldChar w:fldCharType="begin"/>
        </w:r>
        <w:r>
          <w:rPr>
            <w:noProof/>
            <w:webHidden/>
          </w:rPr>
          <w:instrText xml:space="preserve"> PAGEREF _Toc335924122 \h </w:instrText>
        </w:r>
        <w:r>
          <w:rPr>
            <w:noProof/>
            <w:webHidden/>
          </w:rPr>
        </w:r>
        <w:r>
          <w:rPr>
            <w:noProof/>
            <w:webHidden/>
          </w:rPr>
          <w:fldChar w:fldCharType="separate"/>
        </w:r>
        <w:r>
          <w:rPr>
            <w:noProof/>
            <w:webHidden/>
          </w:rPr>
          <w:t>92</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23" w:history="1">
        <w:r w:rsidRPr="00FE6D89">
          <w:rPr>
            <w:rStyle w:val="Hyperlink"/>
            <w:rFonts w:ascii="Times New Roman" w:hAnsi="Times New Roman" w:cs="System"/>
            <w:noProof/>
          </w:rPr>
          <w:t>16.1.1</w:t>
        </w:r>
        <w:r>
          <w:rPr>
            <w:rFonts w:asciiTheme="minorHAnsi" w:eastAsiaTheme="minorEastAsia" w:hAnsiTheme="minorHAnsi" w:cstheme="minorBidi"/>
            <w:noProof/>
          </w:rPr>
          <w:tab/>
        </w:r>
        <w:r w:rsidRPr="00FE6D89">
          <w:rPr>
            <w:rStyle w:val="Hyperlink"/>
            <w:rFonts w:ascii="Times New Roman" w:hAnsi="Times New Roman"/>
            <w:noProof/>
          </w:rPr>
          <w:t>Training Approach</w:t>
        </w:r>
        <w:r>
          <w:rPr>
            <w:noProof/>
            <w:webHidden/>
          </w:rPr>
          <w:tab/>
        </w:r>
        <w:r>
          <w:rPr>
            <w:noProof/>
            <w:webHidden/>
          </w:rPr>
          <w:fldChar w:fldCharType="begin"/>
        </w:r>
        <w:r>
          <w:rPr>
            <w:noProof/>
            <w:webHidden/>
          </w:rPr>
          <w:instrText xml:space="preserve"> PAGEREF _Toc335924123 \h </w:instrText>
        </w:r>
        <w:r>
          <w:rPr>
            <w:noProof/>
            <w:webHidden/>
          </w:rPr>
        </w:r>
        <w:r>
          <w:rPr>
            <w:noProof/>
            <w:webHidden/>
          </w:rPr>
          <w:fldChar w:fldCharType="separate"/>
        </w:r>
        <w:r>
          <w:rPr>
            <w:noProof/>
            <w:webHidden/>
          </w:rPr>
          <w:t>92</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34" w:history="1">
        <w:r w:rsidRPr="00FE6D89">
          <w:rPr>
            <w:rStyle w:val="Hyperlink"/>
            <w:rFonts w:ascii="Times New Roman" w:hAnsi="Times New Roman" w:cs="System"/>
            <w:noProof/>
          </w:rPr>
          <w:t>16.1.2</w:t>
        </w:r>
        <w:r>
          <w:rPr>
            <w:rFonts w:asciiTheme="minorHAnsi" w:eastAsiaTheme="minorEastAsia" w:hAnsiTheme="minorHAnsi" w:cstheme="minorBidi"/>
            <w:noProof/>
          </w:rPr>
          <w:tab/>
        </w:r>
        <w:r w:rsidRPr="00FE6D89">
          <w:rPr>
            <w:rStyle w:val="Hyperlink"/>
            <w:rFonts w:ascii="Times New Roman" w:hAnsi="Times New Roman"/>
            <w:noProof/>
          </w:rPr>
          <w:t>Delivery Method</w:t>
        </w:r>
        <w:r>
          <w:rPr>
            <w:noProof/>
            <w:webHidden/>
          </w:rPr>
          <w:tab/>
        </w:r>
        <w:r>
          <w:rPr>
            <w:noProof/>
            <w:webHidden/>
          </w:rPr>
          <w:fldChar w:fldCharType="begin"/>
        </w:r>
        <w:r>
          <w:rPr>
            <w:noProof/>
            <w:webHidden/>
          </w:rPr>
          <w:instrText xml:space="preserve"> PAGEREF _Toc335924134 \h </w:instrText>
        </w:r>
        <w:r>
          <w:rPr>
            <w:noProof/>
            <w:webHidden/>
          </w:rPr>
        </w:r>
        <w:r>
          <w:rPr>
            <w:noProof/>
            <w:webHidden/>
          </w:rPr>
          <w:fldChar w:fldCharType="separate"/>
        </w:r>
        <w:r>
          <w:rPr>
            <w:noProof/>
            <w:webHidden/>
          </w:rPr>
          <w:t>92</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40" w:history="1">
        <w:r w:rsidRPr="00FE6D89">
          <w:rPr>
            <w:rStyle w:val="Hyperlink"/>
            <w:noProof/>
          </w:rPr>
          <w:t>Appendix H:  Training Architecture</w:t>
        </w:r>
        <w:r>
          <w:rPr>
            <w:noProof/>
            <w:webHidden/>
          </w:rPr>
          <w:tab/>
        </w:r>
        <w:r>
          <w:rPr>
            <w:noProof/>
            <w:webHidden/>
          </w:rPr>
          <w:fldChar w:fldCharType="begin"/>
        </w:r>
        <w:r>
          <w:rPr>
            <w:noProof/>
            <w:webHidden/>
          </w:rPr>
          <w:instrText xml:space="preserve"> PAGEREF _Toc335924140 \h </w:instrText>
        </w:r>
        <w:r>
          <w:rPr>
            <w:noProof/>
            <w:webHidden/>
          </w:rPr>
        </w:r>
        <w:r>
          <w:rPr>
            <w:noProof/>
            <w:webHidden/>
          </w:rPr>
          <w:fldChar w:fldCharType="separate"/>
        </w:r>
        <w:r>
          <w:rPr>
            <w:noProof/>
            <w:webHidden/>
          </w:rPr>
          <w:t>93</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41" w:history="1">
        <w:r w:rsidRPr="00FE6D89">
          <w:rPr>
            <w:rStyle w:val="Hyperlink"/>
            <w:rFonts w:ascii="Times New Roman" w:hAnsi="Times New Roman" w:cs="System"/>
            <w:noProof/>
          </w:rPr>
          <w:t>16.1.3</w:t>
        </w:r>
        <w:r>
          <w:rPr>
            <w:rFonts w:asciiTheme="minorHAnsi" w:eastAsiaTheme="minorEastAsia" w:hAnsiTheme="minorHAnsi" w:cstheme="minorBidi"/>
            <w:noProof/>
          </w:rPr>
          <w:tab/>
        </w:r>
        <w:r w:rsidRPr="00FE6D89">
          <w:rPr>
            <w:rStyle w:val="Hyperlink"/>
            <w:rFonts w:ascii="Times New Roman" w:hAnsi="Times New Roman"/>
            <w:noProof/>
          </w:rPr>
          <w:t>Structure</w:t>
        </w:r>
        <w:r>
          <w:rPr>
            <w:noProof/>
            <w:webHidden/>
          </w:rPr>
          <w:tab/>
        </w:r>
        <w:r>
          <w:rPr>
            <w:noProof/>
            <w:webHidden/>
          </w:rPr>
          <w:fldChar w:fldCharType="begin"/>
        </w:r>
        <w:r>
          <w:rPr>
            <w:noProof/>
            <w:webHidden/>
          </w:rPr>
          <w:instrText xml:space="preserve"> PAGEREF _Toc335924141 \h </w:instrText>
        </w:r>
        <w:r>
          <w:rPr>
            <w:noProof/>
            <w:webHidden/>
          </w:rPr>
        </w:r>
        <w:r>
          <w:rPr>
            <w:noProof/>
            <w:webHidden/>
          </w:rPr>
          <w:fldChar w:fldCharType="separate"/>
        </w:r>
        <w:r>
          <w:rPr>
            <w:noProof/>
            <w:webHidden/>
          </w:rPr>
          <w:t>93</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46" w:history="1">
        <w:r w:rsidRPr="00FE6D89">
          <w:rPr>
            <w:rStyle w:val="Hyperlink"/>
            <w:rFonts w:ascii="Times New Roman" w:hAnsi="Times New Roman" w:cs="System"/>
            <w:noProof/>
          </w:rPr>
          <w:t>16.1.4</w:t>
        </w:r>
        <w:r>
          <w:rPr>
            <w:rFonts w:asciiTheme="minorHAnsi" w:eastAsiaTheme="minorEastAsia" w:hAnsiTheme="minorHAnsi" w:cstheme="minorBidi"/>
            <w:noProof/>
          </w:rPr>
          <w:tab/>
        </w:r>
        <w:r w:rsidRPr="00FE6D89">
          <w:rPr>
            <w:rStyle w:val="Hyperlink"/>
            <w:rFonts w:ascii="Times New Roman" w:hAnsi="Times New Roman"/>
            <w:noProof/>
          </w:rPr>
          <w:t>Infrastructure</w:t>
        </w:r>
        <w:r>
          <w:rPr>
            <w:noProof/>
            <w:webHidden/>
          </w:rPr>
          <w:tab/>
        </w:r>
        <w:r>
          <w:rPr>
            <w:noProof/>
            <w:webHidden/>
          </w:rPr>
          <w:fldChar w:fldCharType="begin"/>
        </w:r>
        <w:r>
          <w:rPr>
            <w:noProof/>
            <w:webHidden/>
          </w:rPr>
          <w:instrText xml:space="preserve"> PAGEREF _Toc335924146 \h </w:instrText>
        </w:r>
        <w:r>
          <w:rPr>
            <w:noProof/>
            <w:webHidden/>
          </w:rPr>
        </w:r>
        <w:r>
          <w:rPr>
            <w:noProof/>
            <w:webHidden/>
          </w:rPr>
          <w:fldChar w:fldCharType="separate"/>
        </w:r>
        <w:r>
          <w:rPr>
            <w:noProof/>
            <w:webHidden/>
          </w:rPr>
          <w:t>93</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53" w:history="1">
        <w:r w:rsidRPr="00FE6D89">
          <w:rPr>
            <w:rStyle w:val="Hyperlink"/>
            <w:rFonts w:ascii="Times New Roman" w:hAnsi="Times New Roman" w:cs="System"/>
            <w:noProof/>
          </w:rPr>
          <w:t>16.1.5</w:t>
        </w:r>
        <w:r>
          <w:rPr>
            <w:rFonts w:asciiTheme="minorHAnsi" w:eastAsiaTheme="minorEastAsia" w:hAnsiTheme="minorHAnsi" w:cstheme="minorBidi"/>
            <w:noProof/>
          </w:rPr>
          <w:tab/>
        </w:r>
        <w:r w:rsidRPr="00FE6D89">
          <w:rPr>
            <w:rStyle w:val="Hyperlink"/>
            <w:rFonts w:ascii="Times New Roman" w:hAnsi="Times New Roman"/>
            <w:noProof/>
          </w:rPr>
          <w:t>Refreshes</w:t>
        </w:r>
        <w:r>
          <w:rPr>
            <w:noProof/>
            <w:webHidden/>
          </w:rPr>
          <w:tab/>
        </w:r>
        <w:r>
          <w:rPr>
            <w:noProof/>
            <w:webHidden/>
          </w:rPr>
          <w:fldChar w:fldCharType="begin"/>
        </w:r>
        <w:r>
          <w:rPr>
            <w:noProof/>
            <w:webHidden/>
          </w:rPr>
          <w:instrText xml:space="preserve"> PAGEREF _Toc335924153 \h </w:instrText>
        </w:r>
        <w:r>
          <w:rPr>
            <w:noProof/>
            <w:webHidden/>
          </w:rPr>
        </w:r>
        <w:r>
          <w:rPr>
            <w:noProof/>
            <w:webHidden/>
          </w:rPr>
          <w:fldChar w:fldCharType="separate"/>
        </w:r>
        <w:r>
          <w:rPr>
            <w:noProof/>
            <w:webHidden/>
          </w:rPr>
          <w:t>94</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69" w:history="1">
        <w:r w:rsidRPr="00FE6D89">
          <w:rPr>
            <w:rStyle w:val="Hyperlink"/>
            <w:rFonts w:ascii="Times New Roman" w:hAnsi="Times New Roman" w:cs="System"/>
            <w:noProof/>
          </w:rPr>
          <w:t>16.1.6</w:t>
        </w:r>
        <w:r>
          <w:rPr>
            <w:rFonts w:asciiTheme="minorHAnsi" w:eastAsiaTheme="minorEastAsia" w:hAnsiTheme="minorHAnsi" w:cstheme="minorBidi"/>
            <w:noProof/>
          </w:rPr>
          <w:tab/>
        </w:r>
        <w:r w:rsidRPr="00FE6D89">
          <w:rPr>
            <w:rStyle w:val="Hyperlink"/>
            <w:rFonts w:ascii="Times New Roman" w:hAnsi="Times New Roman"/>
            <w:noProof/>
          </w:rPr>
          <w:t>Data Types</w:t>
        </w:r>
        <w:r>
          <w:rPr>
            <w:noProof/>
            <w:webHidden/>
          </w:rPr>
          <w:tab/>
        </w:r>
        <w:r>
          <w:rPr>
            <w:noProof/>
            <w:webHidden/>
          </w:rPr>
          <w:fldChar w:fldCharType="begin"/>
        </w:r>
        <w:r>
          <w:rPr>
            <w:noProof/>
            <w:webHidden/>
          </w:rPr>
          <w:instrText xml:space="preserve"> PAGEREF _Toc335924169 \h </w:instrText>
        </w:r>
        <w:r>
          <w:rPr>
            <w:noProof/>
            <w:webHidden/>
          </w:rPr>
        </w:r>
        <w:r>
          <w:rPr>
            <w:noProof/>
            <w:webHidden/>
          </w:rPr>
          <w:fldChar w:fldCharType="separate"/>
        </w:r>
        <w:r>
          <w:rPr>
            <w:noProof/>
            <w:webHidden/>
          </w:rPr>
          <w:t>95</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75" w:history="1">
        <w:r w:rsidRPr="00FE6D89">
          <w:rPr>
            <w:rStyle w:val="Hyperlink"/>
            <w:rFonts w:ascii="Times New Roman" w:hAnsi="Times New Roman" w:cs="System"/>
            <w:noProof/>
          </w:rPr>
          <w:t>16.1.7</w:t>
        </w:r>
        <w:r>
          <w:rPr>
            <w:rFonts w:asciiTheme="minorHAnsi" w:eastAsiaTheme="minorEastAsia" w:hAnsiTheme="minorHAnsi" w:cstheme="minorBidi"/>
            <w:noProof/>
          </w:rPr>
          <w:tab/>
        </w:r>
        <w:r w:rsidRPr="00FE6D89">
          <w:rPr>
            <w:rStyle w:val="Hyperlink"/>
            <w:rFonts w:ascii="Times New Roman" w:hAnsi="Times New Roman"/>
            <w:noProof/>
          </w:rPr>
          <w:t>Recording Simulations/Work Instructions Data Requirements</w:t>
        </w:r>
        <w:r>
          <w:rPr>
            <w:noProof/>
            <w:webHidden/>
          </w:rPr>
          <w:tab/>
        </w:r>
        <w:r>
          <w:rPr>
            <w:noProof/>
            <w:webHidden/>
          </w:rPr>
          <w:fldChar w:fldCharType="begin"/>
        </w:r>
        <w:r>
          <w:rPr>
            <w:noProof/>
            <w:webHidden/>
          </w:rPr>
          <w:instrText xml:space="preserve"> PAGEREF _Toc335924175 \h </w:instrText>
        </w:r>
        <w:r>
          <w:rPr>
            <w:noProof/>
            <w:webHidden/>
          </w:rPr>
        </w:r>
        <w:r>
          <w:rPr>
            <w:noProof/>
            <w:webHidden/>
          </w:rPr>
          <w:fldChar w:fldCharType="separate"/>
        </w:r>
        <w:r>
          <w:rPr>
            <w:noProof/>
            <w:webHidden/>
          </w:rPr>
          <w:t>95</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77" w:history="1">
        <w:r w:rsidRPr="00FE6D89">
          <w:rPr>
            <w:rStyle w:val="Hyperlink"/>
            <w:rFonts w:ascii="Times New Roman" w:hAnsi="Times New Roman" w:cs="System"/>
            <w:noProof/>
          </w:rPr>
          <w:t>16.1.8</w:t>
        </w:r>
        <w:r>
          <w:rPr>
            <w:rFonts w:asciiTheme="minorHAnsi" w:eastAsiaTheme="minorEastAsia" w:hAnsiTheme="minorHAnsi" w:cstheme="minorBidi"/>
            <w:noProof/>
          </w:rPr>
          <w:tab/>
        </w:r>
        <w:r w:rsidRPr="00FE6D89">
          <w:rPr>
            <w:rStyle w:val="Hyperlink"/>
            <w:rFonts w:ascii="Times New Roman" w:hAnsi="Times New Roman"/>
            <w:noProof/>
          </w:rPr>
          <w:t>Live Exercise Data Requirements</w:t>
        </w:r>
        <w:r>
          <w:rPr>
            <w:noProof/>
            <w:webHidden/>
          </w:rPr>
          <w:tab/>
        </w:r>
        <w:r>
          <w:rPr>
            <w:noProof/>
            <w:webHidden/>
          </w:rPr>
          <w:fldChar w:fldCharType="begin"/>
        </w:r>
        <w:r>
          <w:rPr>
            <w:noProof/>
            <w:webHidden/>
          </w:rPr>
          <w:instrText xml:space="preserve"> PAGEREF _Toc335924177 \h </w:instrText>
        </w:r>
        <w:r>
          <w:rPr>
            <w:noProof/>
            <w:webHidden/>
          </w:rPr>
        </w:r>
        <w:r>
          <w:rPr>
            <w:noProof/>
            <w:webHidden/>
          </w:rPr>
          <w:fldChar w:fldCharType="separate"/>
        </w:r>
        <w:r>
          <w:rPr>
            <w:noProof/>
            <w:webHidden/>
          </w:rPr>
          <w:t>96</w:t>
        </w:r>
        <w:r>
          <w:rPr>
            <w:noProof/>
            <w:webHidden/>
          </w:rPr>
          <w:fldChar w:fldCharType="end"/>
        </w:r>
      </w:hyperlink>
    </w:p>
    <w:p w:rsidR="00FF3700" w:rsidRDefault="00FF3700">
      <w:pPr>
        <w:pStyle w:val="TOC1"/>
        <w:tabs>
          <w:tab w:val="right" w:leader="dot" w:pos="9350"/>
        </w:tabs>
        <w:rPr>
          <w:rFonts w:asciiTheme="minorHAnsi" w:eastAsiaTheme="minorEastAsia" w:hAnsiTheme="minorHAnsi" w:cstheme="minorBidi"/>
          <w:noProof/>
        </w:rPr>
      </w:pPr>
      <w:hyperlink w:anchor="_Toc335924181" w:history="1">
        <w:r w:rsidRPr="00FE6D89">
          <w:rPr>
            <w:rStyle w:val="Hyperlink"/>
            <w:noProof/>
          </w:rPr>
          <w:t>Appendix I:  Super User/State Trainer Strategy</w:t>
        </w:r>
        <w:r>
          <w:rPr>
            <w:noProof/>
            <w:webHidden/>
          </w:rPr>
          <w:tab/>
        </w:r>
        <w:r>
          <w:rPr>
            <w:noProof/>
            <w:webHidden/>
          </w:rPr>
          <w:fldChar w:fldCharType="begin"/>
        </w:r>
        <w:r>
          <w:rPr>
            <w:noProof/>
            <w:webHidden/>
          </w:rPr>
          <w:instrText xml:space="preserve"> PAGEREF _Toc335924181 \h </w:instrText>
        </w:r>
        <w:r>
          <w:rPr>
            <w:noProof/>
            <w:webHidden/>
          </w:rPr>
        </w:r>
        <w:r>
          <w:rPr>
            <w:noProof/>
            <w:webHidden/>
          </w:rPr>
          <w:fldChar w:fldCharType="separate"/>
        </w:r>
        <w:r>
          <w:rPr>
            <w:noProof/>
            <w:webHidden/>
          </w:rPr>
          <w:t>96</w:t>
        </w:r>
        <w:r>
          <w:rPr>
            <w:noProof/>
            <w:webHidden/>
          </w:rPr>
          <w:fldChar w:fldCharType="end"/>
        </w:r>
      </w:hyperlink>
    </w:p>
    <w:p w:rsidR="00FF3700" w:rsidRDefault="00FF3700">
      <w:pPr>
        <w:pStyle w:val="TOC3"/>
        <w:tabs>
          <w:tab w:val="left" w:pos="1320"/>
          <w:tab w:val="right" w:leader="dot" w:pos="9350"/>
        </w:tabs>
        <w:rPr>
          <w:rFonts w:asciiTheme="minorHAnsi" w:eastAsiaTheme="minorEastAsia" w:hAnsiTheme="minorHAnsi" w:cstheme="minorBidi"/>
          <w:noProof/>
        </w:rPr>
      </w:pPr>
      <w:hyperlink w:anchor="_Toc335924182" w:history="1">
        <w:r w:rsidRPr="00FE6D89">
          <w:rPr>
            <w:rStyle w:val="Hyperlink"/>
            <w:rFonts w:ascii="Times New Roman" w:hAnsi="Times New Roman" w:cs="System"/>
            <w:noProof/>
          </w:rPr>
          <w:t>16.1.9</w:t>
        </w:r>
        <w:r>
          <w:rPr>
            <w:rFonts w:asciiTheme="minorHAnsi" w:eastAsiaTheme="minorEastAsia" w:hAnsiTheme="minorHAnsi" w:cstheme="minorBidi"/>
            <w:noProof/>
          </w:rPr>
          <w:tab/>
        </w:r>
        <w:r w:rsidRPr="00FE6D89">
          <w:rPr>
            <w:rStyle w:val="Hyperlink"/>
            <w:rFonts w:ascii="Times New Roman" w:hAnsi="Times New Roman"/>
            <w:noProof/>
          </w:rPr>
          <w:t>Scope of Super User Training</w:t>
        </w:r>
        <w:r>
          <w:rPr>
            <w:noProof/>
            <w:webHidden/>
          </w:rPr>
          <w:tab/>
        </w:r>
        <w:r>
          <w:rPr>
            <w:noProof/>
            <w:webHidden/>
          </w:rPr>
          <w:fldChar w:fldCharType="begin"/>
        </w:r>
        <w:r>
          <w:rPr>
            <w:noProof/>
            <w:webHidden/>
          </w:rPr>
          <w:instrText xml:space="preserve"> PAGEREF _Toc335924182 \h </w:instrText>
        </w:r>
        <w:r>
          <w:rPr>
            <w:noProof/>
            <w:webHidden/>
          </w:rPr>
        </w:r>
        <w:r>
          <w:rPr>
            <w:noProof/>
            <w:webHidden/>
          </w:rPr>
          <w:fldChar w:fldCharType="separate"/>
        </w:r>
        <w:r>
          <w:rPr>
            <w:noProof/>
            <w:webHidden/>
          </w:rPr>
          <w:t>96</w:t>
        </w:r>
        <w:r>
          <w:rPr>
            <w:noProof/>
            <w:webHidden/>
          </w:rPr>
          <w:fldChar w:fldCharType="end"/>
        </w:r>
      </w:hyperlink>
    </w:p>
    <w:p w:rsidR="00267AED" w:rsidRDefault="00F31D09" w:rsidP="00267AED">
      <w:r w:rsidRPr="00DC21E6">
        <w:rPr>
          <w:rFonts w:ascii="Times New Roman" w:hAnsi="Times New Roman"/>
          <w:sz w:val="24"/>
        </w:rPr>
        <w:lastRenderedPageBreak/>
        <w:fldChar w:fldCharType="end"/>
      </w:r>
    </w:p>
    <w:p w:rsidR="00267AED" w:rsidRPr="0001443C" w:rsidRDefault="00267AED" w:rsidP="00267AED">
      <w:pPr>
        <w:pStyle w:val="TOCHeading"/>
        <w:pBdr>
          <w:top w:val="single" w:sz="8" w:space="1" w:color="004800" w:shadow="1"/>
          <w:left w:val="single" w:sz="8" w:space="4" w:color="004800" w:shadow="1"/>
          <w:bottom w:val="single" w:sz="8" w:space="1" w:color="004800" w:shadow="1"/>
          <w:right w:val="single" w:sz="8" w:space="4" w:color="004800" w:shadow="1"/>
        </w:pBdr>
        <w:shd w:val="clear" w:color="auto" w:fill="004800"/>
        <w:spacing w:before="200" w:line="240" w:lineRule="auto"/>
        <w:ind w:left="360" w:hanging="360"/>
        <w:jc w:val="center"/>
        <w:rPr>
          <w:color w:val="FFFFFF"/>
        </w:rPr>
      </w:pPr>
      <w:r w:rsidRPr="0001443C">
        <w:rPr>
          <w:color w:val="FFFFFF"/>
        </w:rPr>
        <w:t>Table of Figures</w:t>
      </w:r>
    </w:p>
    <w:p w:rsidR="00CD75A4" w:rsidRDefault="00F31D09">
      <w:pPr>
        <w:pStyle w:val="TableofFigures"/>
        <w:tabs>
          <w:tab w:val="right" w:leader="dot" w:pos="9350"/>
        </w:tabs>
        <w:rPr>
          <w:rFonts w:asciiTheme="minorHAnsi" w:eastAsiaTheme="minorEastAsia" w:hAnsiTheme="minorHAnsi" w:cstheme="minorBidi"/>
          <w:noProof/>
        </w:rPr>
      </w:pPr>
      <w:r w:rsidRPr="00F31D09">
        <w:fldChar w:fldCharType="begin"/>
      </w:r>
      <w:r w:rsidR="00267AED">
        <w:instrText xml:space="preserve"> TOC \h \z \c "Figure" </w:instrText>
      </w:r>
      <w:r w:rsidRPr="00F31D09">
        <w:fldChar w:fldCharType="separate"/>
      </w:r>
      <w:hyperlink w:anchor="_Toc332932123" w:history="1">
        <w:r w:rsidR="00CD75A4" w:rsidRPr="00720896">
          <w:rPr>
            <w:rStyle w:val="Hyperlink"/>
            <w:noProof/>
          </w:rPr>
          <w:t>Figure 1: FSA MIDAS Project Team Training Scheduling</w:t>
        </w:r>
        <w:r w:rsidR="00CD75A4">
          <w:rPr>
            <w:noProof/>
            <w:webHidden/>
          </w:rPr>
          <w:tab/>
        </w:r>
        <w:r>
          <w:rPr>
            <w:noProof/>
            <w:webHidden/>
          </w:rPr>
          <w:fldChar w:fldCharType="begin"/>
        </w:r>
        <w:r w:rsidR="00CD75A4">
          <w:rPr>
            <w:noProof/>
            <w:webHidden/>
          </w:rPr>
          <w:instrText xml:space="preserve"> PAGEREF _Toc332932123 \h </w:instrText>
        </w:r>
        <w:r>
          <w:rPr>
            <w:noProof/>
            <w:webHidden/>
          </w:rPr>
        </w:r>
        <w:r>
          <w:rPr>
            <w:noProof/>
            <w:webHidden/>
          </w:rPr>
          <w:fldChar w:fldCharType="separate"/>
        </w:r>
        <w:r w:rsidR="00CD75A4">
          <w:rPr>
            <w:noProof/>
            <w:webHidden/>
          </w:rPr>
          <w:t>20</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24" w:history="1">
        <w:r w:rsidR="00CD75A4" w:rsidRPr="00720896">
          <w:rPr>
            <w:rStyle w:val="Hyperlink"/>
            <w:noProof/>
          </w:rPr>
          <w:t>Figure 2: Transition Planning</w:t>
        </w:r>
        <w:r w:rsidR="00CD75A4">
          <w:rPr>
            <w:noProof/>
            <w:webHidden/>
          </w:rPr>
          <w:tab/>
        </w:r>
        <w:r>
          <w:rPr>
            <w:noProof/>
            <w:webHidden/>
          </w:rPr>
          <w:fldChar w:fldCharType="begin"/>
        </w:r>
        <w:r w:rsidR="00CD75A4">
          <w:rPr>
            <w:noProof/>
            <w:webHidden/>
          </w:rPr>
          <w:instrText xml:space="preserve"> PAGEREF _Toc332932124 \h </w:instrText>
        </w:r>
        <w:r>
          <w:rPr>
            <w:noProof/>
            <w:webHidden/>
          </w:rPr>
        </w:r>
        <w:r>
          <w:rPr>
            <w:noProof/>
            <w:webHidden/>
          </w:rPr>
          <w:fldChar w:fldCharType="separate"/>
        </w:r>
        <w:r w:rsidR="00CD75A4">
          <w:rPr>
            <w:noProof/>
            <w:webHidden/>
          </w:rPr>
          <w:t>30</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25" w:history="1">
        <w:r w:rsidR="00CD75A4" w:rsidRPr="00720896">
          <w:rPr>
            <w:rStyle w:val="Hyperlink"/>
            <w:noProof/>
          </w:rPr>
          <w:t>Figure 3: ASAP Training Roadmap</w:t>
        </w:r>
        <w:r w:rsidR="00CD75A4">
          <w:rPr>
            <w:noProof/>
            <w:webHidden/>
          </w:rPr>
          <w:tab/>
        </w:r>
        <w:r>
          <w:rPr>
            <w:noProof/>
            <w:webHidden/>
          </w:rPr>
          <w:fldChar w:fldCharType="begin"/>
        </w:r>
        <w:r w:rsidR="00CD75A4">
          <w:rPr>
            <w:noProof/>
            <w:webHidden/>
          </w:rPr>
          <w:instrText xml:space="preserve"> PAGEREF _Toc332932125 \h </w:instrText>
        </w:r>
        <w:r>
          <w:rPr>
            <w:noProof/>
            <w:webHidden/>
          </w:rPr>
        </w:r>
        <w:r>
          <w:rPr>
            <w:noProof/>
            <w:webHidden/>
          </w:rPr>
          <w:fldChar w:fldCharType="separate"/>
        </w:r>
        <w:r w:rsidR="00CD75A4">
          <w:rPr>
            <w:noProof/>
            <w:webHidden/>
          </w:rPr>
          <w:t>37</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26" w:history="1">
        <w:r w:rsidR="00CD75A4" w:rsidRPr="00720896">
          <w:rPr>
            <w:rStyle w:val="Hyperlink"/>
            <w:noProof/>
          </w:rPr>
          <w:t>Figure 4: Key Components of MIDAS Training Curriculum</w:t>
        </w:r>
        <w:r w:rsidR="00CD75A4">
          <w:rPr>
            <w:noProof/>
            <w:webHidden/>
          </w:rPr>
          <w:tab/>
        </w:r>
        <w:r>
          <w:rPr>
            <w:noProof/>
            <w:webHidden/>
          </w:rPr>
          <w:fldChar w:fldCharType="begin"/>
        </w:r>
        <w:r w:rsidR="00CD75A4">
          <w:rPr>
            <w:noProof/>
            <w:webHidden/>
          </w:rPr>
          <w:instrText xml:space="preserve"> PAGEREF _Toc332932126 \h </w:instrText>
        </w:r>
        <w:r>
          <w:rPr>
            <w:noProof/>
            <w:webHidden/>
          </w:rPr>
        </w:r>
        <w:r>
          <w:rPr>
            <w:noProof/>
            <w:webHidden/>
          </w:rPr>
          <w:fldChar w:fldCharType="separate"/>
        </w:r>
        <w:r w:rsidR="00CD75A4">
          <w:rPr>
            <w:noProof/>
            <w:webHidden/>
          </w:rPr>
          <w:t>42</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r:id="rId12" w:anchor="_Toc332932127" w:history="1">
        <w:r w:rsidR="00CD75A4" w:rsidRPr="00720896">
          <w:rPr>
            <w:rStyle w:val="Hyperlink"/>
            <w:noProof/>
          </w:rPr>
          <w:t>Figure 5: Overview of Course Components</w:t>
        </w:r>
        <w:r w:rsidR="00CD75A4">
          <w:rPr>
            <w:noProof/>
            <w:webHidden/>
          </w:rPr>
          <w:tab/>
        </w:r>
        <w:r>
          <w:rPr>
            <w:noProof/>
            <w:webHidden/>
          </w:rPr>
          <w:fldChar w:fldCharType="begin"/>
        </w:r>
        <w:r w:rsidR="00CD75A4">
          <w:rPr>
            <w:noProof/>
            <w:webHidden/>
          </w:rPr>
          <w:instrText xml:space="preserve"> PAGEREF _Toc332932127 \h </w:instrText>
        </w:r>
        <w:r>
          <w:rPr>
            <w:noProof/>
            <w:webHidden/>
          </w:rPr>
        </w:r>
        <w:r>
          <w:rPr>
            <w:noProof/>
            <w:webHidden/>
          </w:rPr>
          <w:fldChar w:fldCharType="separate"/>
        </w:r>
        <w:r w:rsidR="00CD75A4">
          <w:rPr>
            <w:noProof/>
            <w:webHidden/>
          </w:rPr>
          <w:t>45</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28" w:history="1">
        <w:r w:rsidR="00CD75A4" w:rsidRPr="00720896">
          <w:rPr>
            <w:rStyle w:val="Hyperlink"/>
            <w:noProof/>
          </w:rPr>
          <w:t>Figure 6: Sample ILT Course Structure</w:t>
        </w:r>
        <w:r w:rsidR="00CD75A4">
          <w:rPr>
            <w:noProof/>
            <w:webHidden/>
          </w:rPr>
          <w:tab/>
        </w:r>
        <w:r>
          <w:rPr>
            <w:noProof/>
            <w:webHidden/>
          </w:rPr>
          <w:fldChar w:fldCharType="begin"/>
        </w:r>
        <w:r w:rsidR="00CD75A4">
          <w:rPr>
            <w:noProof/>
            <w:webHidden/>
          </w:rPr>
          <w:instrText xml:space="preserve"> PAGEREF _Toc332932128 \h </w:instrText>
        </w:r>
        <w:r>
          <w:rPr>
            <w:noProof/>
            <w:webHidden/>
          </w:rPr>
        </w:r>
        <w:r>
          <w:rPr>
            <w:noProof/>
            <w:webHidden/>
          </w:rPr>
          <w:fldChar w:fldCharType="separate"/>
        </w:r>
        <w:r w:rsidR="00CD75A4">
          <w:rPr>
            <w:noProof/>
            <w:webHidden/>
          </w:rPr>
          <w:t>49</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29" w:history="1">
        <w:r w:rsidR="00CD75A4" w:rsidRPr="00720896">
          <w:rPr>
            <w:rStyle w:val="Hyperlink"/>
            <w:noProof/>
          </w:rPr>
          <w:t>Figure 7: Functional Deliverables and Timing of Training Deliverables</w:t>
        </w:r>
        <w:r w:rsidR="00CD75A4">
          <w:rPr>
            <w:noProof/>
            <w:webHidden/>
          </w:rPr>
          <w:tab/>
        </w:r>
        <w:r>
          <w:rPr>
            <w:noProof/>
            <w:webHidden/>
          </w:rPr>
          <w:fldChar w:fldCharType="begin"/>
        </w:r>
        <w:r w:rsidR="00CD75A4">
          <w:rPr>
            <w:noProof/>
            <w:webHidden/>
          </w:rPr>
          <w:instrText xml:space="preserve"> PAGEREF _Toc332932129 \h </w:instrText>
        </w:r>
        <w:r>
          <w:rPr>
            <w:noProof/>
            <w:webHidden/>
          </w:rPr>
        </w:r>
        <w:r>
          <w:rPr>
            <w:noProof/>
            <w:webHidden/>
          </w:rPr>
          <w:fldChar w:fldCharType="separate"/>
        </w:r>
        <w:r w:rsidR="00CD75A4">
          <w:rPr>
            <w:noProof/>
            <w:webHidden/>
          </w:rPr>
          <w:t>52</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0" w:history="1">
        <w:r w:rsidR="00CD75A4" w:rsidRPr="00720896">
          <w:rPr>
            <w:rStyle w:val="Hyperlink"/>
            <w:noProof/>
          </w:rPr>
          <w:t>Figure 8: Business Roles, Worksteps, and Courses</w:t>
        </w:r>
        <w:r w:rsidR="00CD75A4">
          <w:rPr>
            <w:noProof/>
            <w:webHidden/>
          </w:rPr>
          <w:tab/>
        </w:r>
        <w:r>
          <w:rPr>
            <w:noProof/>
            <w:webHidden/>
          </w:rPr>
          <w:fldChar w:fldCharType="begin"/>
        </w:r>
        <w:r w:rsidR="00CD75A4">
          <w:rPr>
            <w:noProof/>
            <w:webHidden/>
          </w:rPr>
          <w:instrText xml:space="preserve"> PAGEREF _Toc332932130 \h </w:instrText>
        </w:r>
        <w:r>
          <w:rPr>
            <w:noProof/>
            <w:webHidden/>
          </w:rPr>
        </w:r>
        <w:r>
          <w:rPr>
            <w:noProof/>
            <w:webHidden/>
          </w:rPr>
          <w:fldChar w:fldCharType="separate"/>
        </w:r>
        <w:r w:rsidR="00CD75A4">
          <w:rPr>
            <w:noProof/>
            <w:webHidden/>
          </w:rPr>
          <w:t>59</w:t>
        </w:r>
        <w:r>
          <w:rPr>
            <w:noProof/>
            <w:webHidden/>
          </w:rPr>
          <w:fldChar w:fldCharType="end"/>
        </w:r>
      </w:hyperlink>
    </w:p>
    <w:p w:rsidR="00267AED" w:rsidRDefault="00F31D09" w:rsidP="00267AED">
      <w:r>
        <w:fldChar w:fldCharType="end"/>
      </w:r>
    </w:p>
    <w:p w:rsidR="00267AED" w:rsidRPr="0001443C" w:rsidRDefault="00267AED" w:rsidP="00267AED">
      <w:pPr>
        <w:pStyle w:val="TOCHeading"/>
        <w:pBdr>
          <w:top w:val="single" w:sz="8" w:space="1" w:color="004800" w:shadow="1"/>
          <w:left w:val="single" w:sz="8" w:space="4" w:color="004800" w:shadow="1"/>
          <w:bottom w:val="single" w:sz="8" w:space="1" w:color="004800" w:shadow="1"/>
          <w:right w:val="single" w:sz="8" w:space="4" w:color="004800" w:shadow="1"/>
        </w:pBdr>
        <w:shd w:val="clear" w:color="auto" w:fill="004800"/>
        <w:spacing w:before="200" w:line="240" w:lineRule="auto"/>
        <w:ind w:left="360" w:hanging="360"/>
        <w:jc w:val="center"/>
        <w:rPr>
          <w:color w:val="FFFFFF"/>
        </w:rPr>
      </w:pPr>
      <w:r w:rsidRPr="0001443C">
        <w:rPr>
          <w:color w:val="FFFFFF"/>
        </w:rPr>
        <w:t>List of Tables</w:t>
      </w:r>
    </w:p>
    <w:p w:rsidR="00CD75A4" w:rsidRDefault="00F31D09">
      <w:pPr>
        <w:pStyle w:val="TableofFigures"/>
        <w:tabs>
          <w:tab w:val="right" w:leader="dot" w:pos="9350"/>
        </w:tabs>
        <w:rPr>
          <w:rFonts w:asciiTheme="minorHAnsi" w:eastAsiaTheme="minorEastAsia" w:hAnsiTheme="minorHAnsi" w:cstheme="minorBidi"/>
          <w:noProof/>
        </w:rPr>
      </w:pPr>
      <w:r w:rsidRPr="00F31D09">
        <w:rPr>
          <w:rFonts w:ascii="Times New Roman" w:hAnsi="Times New Roman"/>
          <w:sz w:val="24"/>
        </w:rPr>
        <w:fldChar w:fldCharType="begin"/>
      </w:r>
      <w:r w:rsidR="00267AED" w:rsidRPr="00DC21E6">
        <w:rPr>
          <w:rFonts w:ascii="Times New Roman" w:hAnsi="Times New Roman"/>
          <w:sz w:val="24"/>
        </w:rPr>
        <w:instrText xml:space="preserve"> TOC \h \z \c "Table" </w:instrText>
      </w:r>
      <w:r w:rsidRPr="00F31D09">
        <w:rPr>
          <w:rFonts w:ascii="Times New Roman" w:hAnsi="Times New Roman"/>
          <w:sz w:val="24"/>
        </w:rPr>
        <w:fldChar w:fldCharType="separate"/>
      </w:r>
      <w:hyperlink w:anchor="_Toc332932131" w:history="1">
        <w:r w:rsidR="00CD75A4" w:rsidRPr="00165A00">
          <w:rPr>
            <w:rStyle w:val="Hyperlink"/>
            <w:noProof/>
          </w:rPr>
          <w:t>Table 1: Training Delivery Modes and Logistic Requirements</w:t>
        </w:r>
        <w:r w:rsidR="00CD75A4">
          <w:rPr>
            <w:noProof/>
            <w:webHidden/>
          </w:rPr>
          <w:tab/>
        </w:r>
        <w:r>
          <w:rPr>
            <w:noProof/>
            <w:webHidden/>
          </w:rPr>
          <w:fldChar w:fldCharType="begin"/>
        </w:r>
        <w:r w:rsidR="00CD75A4">
          <w:rPr>
            <w:noProof/>
            <w:webHidden/>
          </w:rPr>
          <w:instrText xml:space="preserve"> PAGEREF _Toc332932131 \h </w:instrText>
        </w:r>
        <w:r>
          <w:rPr>
            <w:noProof/>
            <w:webHidden/>
          </w:rPr>
        </w:r>
        <w:r>
          <w:rPr>
            <w:noProof/>
            <w:webHidden/>
          </w:rPr>
          <w:fldChar w:fldCharType="separate"/>
        </w:r>
        <w:r w:rsidR="00CD75A4">
          <w:rPr>
            <w:noProof/>
            <w:webHidden/>
          </w:rPr>
          <w:t>18</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2" w:history="1">
        <w:r w:rsidR="00CD75A4" w:rsidRPr="00165A00">
          <w:rPr>
            <w:rStyle w:val="Hyperlink"/>
            <w:noProof/>
          </w:rPr>
          <w:t>Table 2: FSA MIDAS Project Team Training Critical Success Factors</w:t>
        </w:r>
        <w:r w:rsidR="00CD75A4">
          <w:rPr>
            <w:noProof/>
            <w:webHidden/>
          </w:rPr>
          <w:tab/>
        </w:r>
        <w:r>
          <w:rPr>
            <w:noProof/>
            <w:webHidden/>
          </w:rPr>
          <w:fldChar w:fldCharType="begin"/>
        </w:r>
        <w:r w:rsidR="00CD75A4">
          <w:rPr>
            <w:noProof/>
            <w:webHidden/>
          </w:rPr>
          <w:instrText xml:space="preserve"> PAGEREF _Toc332932132 \h </w:instrText>
        </w:r>
        <w:r>
          <w:rPr>
            <w:noProof/>
            <w:webHidden/>
          </w:rPr>
        </w:r>
        <w:r>
          <w:rPr>
            <w:noProof/>
            <w:webHidden/>
          </w:rPr>
          <w:fldChar w:fldCharType="separate"/>
        </w:r>
        <w:r w:rsidR="00CD75A4">
          <w:rPr>
            <w:noProof/>
            <w:webHidden/>
          </w:rPr>
          <w:t>21</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3" w:history="1">
        <w:r w:rsidR="00CD75A4" w:rsidRPr="00165A00">
          <w:rPr>
            <w:rStyle w:val="Hyperlink"/>
            <w:noProof/>
          </w:rPr>
          <w:t>Table 3: FSA MIDAS Training Curriculum Categories</w:t>
        </w:r>
        <w:r w:rsidR="00CD75A4">
          <w:rPr>
            <w:noProof/>
            <w:webHidden/>
          </w:rPr>
          <w:tab/>
        </w:r>
        <w:r>
          <w:rPr>
            <w:noProof/>
            <w:webHidden/>
          </w:rPr>
          <w:fldChar w:fldCharType="begin"/>
        </w:r>
        <w:r w:rsidR="00CD75A4">
          <w:rPr>
            <w:noProof/>
            <w:webHidden/>
          </w:rPr>
          <w:instrText xml:space="preserve"> PAGEREF _Toc332932133 \h </w:instrText>
        </w:r>
        <w:r>
          <w:rPr>
            <w:noProof/>
            <w:webHidden/>
          </w:rPr>
        </w:r>
        <w:r>
          <w:rPr>
            <w:noProof/>
            <w:webHidden/>
          </w:rPr>
          <w:fldChar w:fldCharType="separate"/>
        </w:r>
        <w:r w:rsidR="00CD75A4">
          <w:rPr>
            <w:noProof/>
            <w:webHidden/>
          </w:rPr>
          <w:t>23</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4" w:history="1">
        <w:r w:rsidR="00CD75A4" w:rsidRPr="00165A00">
          <w:rPr>
            <w:rStyle w:val="Hyperlink"/>
            <w:noProof/>
          </w:rPr>
          <w:t>Table 4: MIDAS Training Delivery Methods</w:t>
        </w:r>
        <w:r w:rsidR="00CD75A4">
          <w:rPr>
            <w:noProof/>
            <w:webHidden/>
          </w:rPr>
          <w:tab/>
        </w:r>
        <w:r>
          <w:rPr>
            <w:noProof/>
            <w:webHidden/>
          </w:rPr>
          <w:fldChar w:fldCharType="begin"/>
        </w:r>
        <w:r w:rsidR="00CD75A4">
          <w:rPr>
            <w:noProof/>
            <w:webHidden/>
          </w:rPr>
          <w:instrText xml:space="preserve"> PAGEREF _Toc332932134 \h </w:instrText>
        </w:r>
        <w:r>
          <w:rPr>
            <w:noProof/>
            <w:webHidden/>
          </w:rPr>
        </w:r>
        <w:r>
          <w:rPr>
            <w:noProof/>
            <w:webHidden/>
          </w:rPr>
          <w:fldChar w:fldCharType="separate"/>
        </w:r>
        <w:r w:rsidR="00CD75A4">
          <w:rPr>
            <w:noProof/>
            <w:webHidden/>
          </w:rPr>
          <w:t>39</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5" w:history="1">
        <w:r w:rsidR="00CD75A4" w:rsidRPr="00165A00">
          <w:rPr>
            <w:rStyle w:val="Hyperlink"/>
            <w:noProof/>
          </w:rPr>
          <w:t>Table 5: MIDAS Training Delivery Method by Audience</w:t>
        </w:r>
        <w:r w:rsidR="00CD75A4">
          <w:rPr>
            <w:noProof/>
            <w:webHidden/>
          </w:rPr>
          <w:tab/>
        </w:r>
        <w:r>
          <w:rPr>
            <w:noProof/>
            <w:webHidden/>
          </w:rPr>
          <w:fldChar w:fldCharType="begin"/>
        </w:r>
        <w:r w:rsidR="00CD75A4">
          <w:rPr>
            <w:noProof/>
            <w:webHidden/>
          </w:rPr>
          <w:instrText xml:space="preserve"> PAGEREF _Toc332932135 \h </w:instrText>
        </w:r>
        <w:r>
          <w:rPr>
            <w:noProof/>
            <w:webHidden/>
          </w:rPr>
        </w:r>
        <w:r>
          <w:rPr>
            <w:noProof/>
            <w:webHidden/>
          </w:rPr>
          <w:fldChar w:fldCharType="separate"/>
        </w:r>
        <w:r w:rsidR="00CD75A4">
          <w:rPr>
            <w:noProof/>
            <w:webHidden/>
          </w:rPr>
          <w:t>39</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6" w:history="1">
        <w:r w:rsidR="00CD75A4" w:rsidRPr="00165A00">
          <w:rPr>
            <w:rStyle w:val="Hyperlink"/>
            <w:noProof/>
          </w:rPr>
          <w:t>Table 6: FSA Existing Training Tools</w:t>
        </w:r>
        <w:r w:rsidR="00CD75A4">
          <w:rPr>
            <w:noProof/>
            <w:webHidden/>
          </w:rPr>
          <w:tab/>
        </w:r>
        <w:r>
          <w:rPr>
            <w:noProof/>
            <w:webHidden/>
          </w:rPr>
          <w:fldChar w:fldCharType="begin"/>
        </w:r>
        <w:r w:rsidR="00CD75A4">
          <w:rPr>
            <w:noProof/>
            <w:webHidden/>
          </w:rPr>
          <w:instrText xml:space="preserve"> PAGEREF _Toc332932136 \h </w:instrText>
        </w:r>
        <w:r>
          <w:rPr>
            <w:noProof/>
            <w:webHidden/>
          </w:rPr>
        </w:r>
        <w:r>
          <w:rPr>
            <w:noProof/>
            <w:webHidden/>
          </w:rPr>
          <w:fldChar w:fldCharType="separate"/>
        </w:r>
        <w:r w:rsidR="00CD75A4">
          <w:rPr>
            <w:noProof/>
            <w:webHidden/>
          </w:rPr>
          <w:t>41</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7" w:history="1">
        <w:r w:rsidR="00CD75A4" w:rsidRPr="00165A00">
          <w:rPr>
            <w:rStyle w:val="Hyperlink"/>
            <w:noProof/>
          </w:rPr>
          <w:t>Table 7: Course Component Usage</w:t>
        </w:r>
        <w:r w:rsidR="00CD75A4">
          <w:rPr>
            <w:noProof/>
            <w:webHidden/>
          </w:rPr>
          <w:tab/>
        </w:r>
        <w:r>
          <w:rPr>
            <w:noProof/>
            <w:webHidden/>
          </w:rPr>
          <w:fldChar w:fldCharType="begin"/>
        </w:r>
        <w:r w:rsidR="00CD75A4">
          <w:rPr>
            <w:noProof/>
            <w:webHidden/>
          </w:rPr>
          <w:instrText xml:space="preserve"> PAGEREF _Toc332932137 \h </w:instrText>
        </w:r>
        <w:r>
          <w:rPr>
            <w:noProof/>
            <w:webHidden/>
          </w:rPr>
        </w:r>
        <w:r>
          <w:rPr>
            <w:noProof/>
            <w:webHidden/>
          </w:rPr>
          <w:fldChar w:fldCharType="separate"/>
        </w:r>
        <w:r w:rsidR="00CD75A4">
          <w:rPr>
            <w:noProof/>
            <w:webHidden/>
          </w:rPr>
          <w:t>48</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8" w:history="1">
        <w:r w:rsidR="00CD75A4" w:rsidRPr="00165A00">
          <w:rPr>
            <w:rStyle w:val="Hyperlink"/>
            <w:noProof/>
          </w:rPr>
          <w:t>Table 8: Quality Review Process</w:t>
        </w:r>
        <w:r w:rsidR="00CD75A4">
          <w:rPr>
            <w:noProof/>
            <w:webHidden/>
          </w:rPr>
          <w:tab/>
        </w:r>
        <w:r>
          <w:rPr>
            <w:noProof/>
            <w:webHidden/>
          </w:rPr>
          <w:fldChar w:fldCharType="begin"/>
        </w:r>
        <w:r w:rsidR="00CD75A4">
          <w:rPr>
            <w:noProof/>
            <w:webHidden/>
          </w:rPr>
          <w:instrText xml:space="preserve"> PAGEREF _Toc332932138 \h </w:instrText>
        </w:r>
        <w:r>
          <w:rPr>
            <w:noProof/>
            <w:webHidden/>
          </w:rPr>
        </w:r>
        <w:r>
          <w:rPr>
            <w:noProof/>
            <w:webHidden/>
          </w:rPr>
          <w:fldChar w:fldCharType="separate"/>
        </w:r>
        <w:r w:rsidR="00CD75A4">
          <w:rPr>
            <w:noProof/>
            <w:webHidden/>
          </w:rPr>
          <w:t>50</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39" w:history="1">
        <w:r w:rsidR="00CD75A4" w:rsidRPr="00165A00">
          <w:rPr>
            <w:rStyle w:val="Hyperlink"/>
            <w:noProof/>
          </w:rPr>
          <w:t>Table 9: Integration with Other MIDAS Project Teams</w:t>
        </w:r>
        <w:r w:rsidR="00CD75A4">
          <w:rPr>
            <w:noProof/>
            <w:webHidden/>
          </w:rPr>
          <w:tab/>
        </w:r>
        <w:r>
          <w:rPr>
            <w:noProof/>
            <w:webHidden/>
          </w:rPr>
          <w:fldChar w:fldCharType="begin"/>
        </w:r>
        <w:r w:rsidR="00CD75A4">
          <w:rPr>
            <w:noProof/>
            <w:webHidden/>
          </w:rPr>
          <w:instrText xml:space="preserve"> PAGEREF _Toc332932139 \h </w:instrText>
        </w:r>
        <w:r>
          <w:rPr>
            <w:noProof/>
            <w:webHidden/>
          </w:rPr>
        </w:r>
        <w:r>
          <w:rPr>
            <w:noProof/>
            <w:webHidden/>
          </w:rPr>
          <w:fldChar w:fldCharType="separate"/>
        </w:r>
        <w:r w:rsidR="00CD75A4">
          <w:rPr>
            <w:noProof/>
            <w:webHidden/>
          </w:rPr>
          <w:t>52</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40" w:history="1">
        <w:r w:rsidR="00CD75A4" w:rsidRPr="00165A00">
          <w:rPr>
            <w:rStyle w:val="Hyperlink"/>
            <w:noProof/>
          </w:rPr>
          <w:t>Table 10: Technical Infrastructure Readiness</w:t>
        </w:r>
        <w:r w:rsidR="00CD75A4">
          <w:rPr>
            <w:noProof/>
            <w:webHidden/>
          </w:rPr>
          <w:tab/>
        </w:r>
        <w:r>
          <w:rPr>
            <w:noProof/>
            <w:webHidden/>
          </w:rPr>
          <w:fldChar w:fldCharType="begin"/>
        </w:r>
        <w:r w:rsidR="00CD75A4">
          <w:rPr>
            <w:noProof/>
            <w:webHidden/>
          </w:rPr>
          <w:instrText xml:space="preserve"> PAGEREF _Toc332932140 \h </w:instrText>
        </w:r>
        <w:r>
          <w:rPr>
            <w:noProof/>
            <w:webHidden/>
          </w:rPr>
        </w:r>
        <w:r>
          <w:rPr>
            <w:noProof/>
            <w:webHidden/>
          </w:rPr>
          <w:fldChar w:fldCharType="separate"/>
        </w:r>
        <w:r w:rsidR="00CD75A4">
          <w:rPr>
            <w:noProof/>
            <w:webHidden/>
          </w:rPr>
          <w:t>62</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41" w:history="1">
        <w:r w:rsidR="00CD75A4" w:rsidRPr="00165A00">
          <w:rPr>
            <w:rStyle w:val="Hyperlink"/>
            <w:noProof/>
          </w:rPr>
          <w:t>Table 11: Additional Site Considerations</w:t>
        </w:r>
        <w:r w:rsidR="00CD75A4">
          <w:rPr>
            <w:noProof/>
            <w:webHidden/>
          </w:rPr>
          <w:tab/>
        </w:r>
        <w:r>
          <w:rPr>
            <w:noProof/>
            <w:webHidden/>
          </w:rPr>
          <w:fldChar w:fldCharType="begin"/>
        </w:r>
        <w:r w:rsidR="00CD75A4">
          <w:rPr>
            <w:noProof/>
            <w:webHidden/>
          </w:rPr>
          <w:instrText xml:space="preserve"> PAGEREF _Toc332932141 \h </w:instrText>
        </w:r>
        <w:r>
          <w:rPr>
            <w:noProof/>
            <w:webHidden/>
          </w:rPr>
        </w:r>
        <w:r>
          <w:rPr>
            <w:noProof/>
            <w:webHidden/>
          </w:rPr>
          <w:fldChar w:fldCharType="separate"/>
        </w:r>
        <w:r w:rsidR="00CD75A4">
          <w:rPr>
            <w:noProof/>
            <w:webHidden/>
          </w:rPr>
          <w:t>63</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42" w:history="1">
        <w:r w:rsidR="00CD75A4" w:rsidRPr="00165A00">
          <w:rPr>
            <w:rStyle w:val="Hyperlink"/>
            <w:noProof/>
          </w:rPr>
          <w:t>Table 12: Facility Requirements</w:t>
        </w:r>
        <w:r w:rsidR="00CD75A4">
          <w:rPr>
            <w:noProof/>
            <w:webHidden/>
          </w:rPr>
          <w:tab/>
        </w:r>
        <w:r>
          <w:rPr>
            <w:noProof/>
            <w:webHidden/>
          </w:rPr>
          <w:fldChar w:fldCharType="begin"/>
        </w:r>
        <w:r w:rsidR="00CD75A4">
          <w:rPr>
            <w:noProof/>
            <w:webHidden/>
          </w:rPr>
          <w:instrText xml:space="preserve"> PAGEREF _Toc332932142 \h </w:instrText>
        </w:r>
        <w:r>
          <w:rPr>
            <w:noProof/>
            <w:webHidden/>
          </w:rPr>
        </w:r>
        <w:r>
          <w:rPr>
            <w:noProof/>
            <w:webHidden/>
          </w:rPr>
          <w:fldChar w:fldCharType="separate"/>
        </w:r>
        <w:r w:rsidR="00CD75A4">
          <w:rPr>
            <w:noProof/>
            <w:webHidden/>
          </w:rPr>
          <w:t>64</w:t>
        </w:r>
        <w:r>
          <w:rPr>
            <w:noProof/>
            <w:webHidden/>
          </w:rPr>
          <w:fldChar w:fldCharType="end"/>
        </w:r>
      </w:hyperlink>
    </w:p>
    <w:p w:rsidR="00CD75A4" w:rsidRDefault="00F31D09">
      <w:pPr>
        <w:pStyle w:val="TableofFigures"/>
        <w:tabs>
          <w:tab w:val="right" w:leader="dot" w:pos="9350"/>
        </w:tabs>
        <w:rPr>
          <w:rFonts w:asciiTheme="minorHAnsi" w:eastAsiaTheme="minorEastAsia" w:hAnsiTheme="minorHAnsi" w:cstheme="minorBidi"/>
          <w:noProof/>
        </w:rPr>
      </w:pPr>
      <w:hyperlink w:anchor="_Toc332932143" w:history="1">
        <w:r w:rsidR="00CD75A4" w:rsidRPr="00165A00">
          <w:rPr>
            <w:rStyle w:val="Hyperlink"/>
            <w:noProof/>
          </w:rPr>
          <w:t>Table 13: Crosswalk to Document Item Detail</w:t>
        </w:r>
        <w:r w:rsidR="00CD75A4">
          <w:rPr>
            <w:noProof/>
            <w:webHidden/>
          </w:rPr>
          <w:tab/>
        </w:r>
        <w:r>
          <w:rPr>
            <w:noProof/>
            <w:webHidden/>
          </w:rPr>
          <w:fldChar w:fldCharType="begin"/>
        </w:r>
        <w:r w:rsidR="00CD75A4">
          <w:rPr>
            <w:noProof/>
            <w:webHidden/>
          </w:rPr>
          <w:instrText xml:space="preserve"> PAGEREF _Toc332932143 \h </w:instrText>
        </w:r>
        <w:r>
          <w:rPr>
            <w:noProof/>
            <w:webHidden/>
          </w:rPr>
        </w:r>
        <w:r>
          <w:rPr>
            <w:noProof/>
            <w:webHidden/>
          </w:rPr>
          <w:fldChar w:fldCharType="separate"/>
        </w:r>
        <w:r w:rsidR="00CD75A4">
          <w:rPr>
            <w:noProof/>
            <w:webHidden/>
          </w:rPr>
          <w:t>82</w:t>
        </w:r>
        <w:r>
          <w:rPr>
            <w:noProof/>
            <w:webHidden/>
          </w:rPr>
          <w:fldChar w:fldCharType="end"/>
        </w:r>
      </w:hyperlink>
    </w:p>
    <w:p w:rsidR="00A3730C" w:rsidRDefault="00F31D09" w:rsidP="00A3730C">
      <w:pPr>
        <w:pStyle w:val="USDABody"/>
      </w:pPr>
      <w:r w:rsidRPr="00516A2D">
        <w:fldChar w:fldCharType="end"/>
      </w:r>
      <w:bookmarkStart w:id="3" w:name="_Toc287882137"/>
      <w:bookmarkStart w:id="4" w:name="_Toc307916645"/>
    </w:p>
    <w:p w:rsidR="00A3730C" w:rsidRDefault="00A3730C">
      <w:pPr>
        <w:spacing w:after="0" w:line="240" w:lineRule="auto"/>
        <w:rPr>
          <w:rFonts w:ascii="Times New Roman" w:eastAsia="Times New Roman" w:hAnsi="Times New Roman"/>
          <w:bCs/>
          <w:iCs/>
          <w:sz w:val="24"/>
          <w:szCs w:val="24"/>
        </w:rPr>
      </w:pPr>
      <w:r>
        <w:br w:type="page"/>
      </w:r>
    </w:p>
    <w:p w:rsidR="00CB3068" w:rsidRPr="00571E58" w:rsidRDefault="00CB3068" w:rsidP="0073593D">
      <w:pPr>
        <w:pStyle w:val="USDAHeading1"/>
      </w:pPr>
      <w:bookmarkStart w:id="5" w:name="_Toc335924008"/>
      <w:r>
        <w:lastRenderedPageBreak/>
        <w:t>Introduction</w:t>
      </w:r>
      <w:bookmarkEnd w:id="3"/>
      <w:bookmarkEnd w:id="4"/>
      <w:bookmarkEnd w:id="5"/>
    </w:p>
    <w:p w:rsidR="00EF4EAF" w:rsidRPr="00482F58" w:rsidRDefault="00EF4EAF" w:rsidP="00EF4EAF">
      <w:pPr>
        <w:pStyle w:val="USDABody"/>
      </w:pPr>
      <w:r>
        <w:t xml:space="preserve">The C1-22 Training Plan for Task Order 3 document is the deliverable produced during Task Order 2 that identifies training activities and curriculum for both </w:t>
      </w:r>
      <w:r w:rsidRPr="0002737A">
        <w:t xml:space="preserve">Farm Service Agency </w:t>
      </w:r>
      <w:r>
        <w:t xml:space="preserve">(FSA) MIDAS Project Team members and MIDAS end users. It expands on the training strategy described in the C1-21 Organizational Change Management Strategy Plan and provides for the life-cycle management of the training component of the MIDAS project. This document will address the development and delivery of FSA MIDAS Project Team member training by way of the </w:t>
      </w:r>
      <w:r w:rsidR="009E7F5F">
        <w:t xml:space="preserve">MIDAS </w:t>
      </w:r>
      <w:r>
        <w:t>SI Training Team.</w:t>
      </w:r>
      <w:r w:rsidRPr="00604C7F">
        <w:t xml:space="preserve"> </w:t>
      </w:r>
      <w:r>
        <w:t xml:space="preserve">This document will focus on the development of training materials in support </w:t>
      </w:r>
      <w:r w:rsidR="00754A1C">
        <w:t>of FSA</w:t>
      </w:r>
      <w:r>
        <w:t xml:space="preserve"> and delivery of training to approximately </w:t>
      </w:r>
      <w:r w:rsidR="0097412F">
        <w:t>70</w:t>
      </w:r>
      <w:r>
        <w:t xml:space="preserve"> Super Users and approxima</w:t>
      </w:r>
      <w:r w:rsidR="00032DA0">
        <w:t>tely 450</w:t>
      </w:r>
      <w:r w:rsidR="0097412F">
        <w:t xml:space="preserve"> state trainers</w:t>
      </w:r>
      <w:r w:rsidR="00032DA0">
        <w:t xml:space="preserve">, who are collectively referred to as the </w:t>
      </w:r>
      <w:r w:rsidR="00C17537">
        <w:t>MIDAS FSA Training Team</w:t>
      </w:r>
      <w:r w:rsidR="00032DA0" w:rsidRPr="00482F58">
        <w:t xml:space="preserve"> in this training plan</w:t>
      </w:r>
      <w:r w:rsidRPr="00482F58">
        <w:t xml:space="preserve">. </w:t>
      </w:r>
    </w:p>
    <w:p w:rsidR="00EF4EAF" w:rsidRDefault="00B551F3" w:rsidP="00EF4EAF">
      <w:pPr>
        <w:pStyle w:val="USDABody"/>
      </w:pPr>
      <w:r>
        <w:t xml:space="preserve">The </w:t>
      </w:r>
      <w:r w:rsidR="00C17537">
        <w:t>MIDAS FSA Training Team</w:t>
      </w:r>
      <w:r>
        <w:t xml:space="preserve"> </w:t>
      </w:r>
      <w:r w:rsidR="00EF4EAF">
        <w:t xml:space="preserve">is scheduled to train </w:t>
      </w:r>
      <w:r w:rsidR="00482F58">
        <w:t>a large portion of the FSA employee population, referred to as the</w:t>
      </w:r>
      <w:r w:rsidR="00EF4EAF">
        <w:t xml:space="preserve"> </w:t>
      </w:r>
      <w:r w:rsidR="00032DA0" w:rsidRPr="00482F58">
        <w:t>FSA end-</w:t>
      </w:r>
      <w:r w:rsidR="00EF4EAF" w:rsidRPr="00482F58">
        <w:t>user population</w:t>
      </w:r>
      <w:r w:rsidR="00482F58">
        <w:t>. Currently, this group is comprised of a</w:t>
      </w:r>
      <w:r w:rsidR="00032DA0">
        <w:t>pproximately 9,000 employees across the country</w:t>
      </w:r>
      <w:r w:rsidR="00EF4EAF">
        <w:t xml:space="preserve">. The Organizational Change Management (OCM) team is responsible to manage </w:t>
      </w:r>
      <w:r w:rsidR="00032DA0">
        <w:t>training, scheduling and logistics for the FSA end user population.</w:t>
      </w:r>
      <w:r w:rsidR="00EF4EAF">
        <w:t xml:space="preserve"> The </w:t>
      </w:r>
      <w:r w:rsidR="00032DA0">
        <w:t xml:space="preserve">FSA </w:t>
      </w:r>
      <w:r w:rsidR="00EF4EAF">
        <w:t xml:space="preserve">end user </w:t>
      </w:r>
      <w:r w:rsidR="00032DA0">
        <w:t xml:space="preserve">population </w:t>
      </w:r>
      <w:r w:rsidR="00EF4EAF">
        <w:t xml:space="preserve">training plan is located in Appendix </w:t>
      </w:r>
      <w:r w:rsidR="00D4744E">
        <w:t>F</w:t>
      </w:r>
      <w:r w:rsidR="00EF4EAF">
        <w:t xml:space="preserve">. </w:t>
      </w:r>
    </w:p>
    <w:p w:rsidR="00EF4EAF" w:rsidRDefault="00EF4EAF" w:rsidP="00EF4EAF">
      <w:pPr>
        <w:pStyle w:val="USDABody"/>
      </w:pPr>
      <w:r>
        <w:t>This Training Plan is the foundation for all tactical and implementation plans for each respective area identified within the strategy. It should be considered a roadmap that outlines, defines</w:t>
      </w:r>
      <w:r w:rsidR="00516A2D">
        <w:t>,</w:t>
      </w:r>
      <w:r>
        <w:t xml:space="preserve"> and describes the path required to implement training necessary to ensure the success of the MIDAS SAP project. </w:t>
      </w:r>
    </w:p>
    <w:p w:rsidR="00EF4EAF" w:rsidRDefault="00EF4EAF" w:rsidP="00EF4EAF">
      <w:pPr>
        <w:pStyle w:val="USDABody"/>
      </w:pPr>
      <w:r>
        <w:t>Stakeholders include anyone being impacted by the MIDAS project. That includes transactional users, reporting users, Executives, Producers, business partners</w:t>
      </w:r>
      <w:r w:rsidR="00516A2D">
        <w:t>,</w:t>
      </w:r>
      <w:r>
        <w:t xml:space="preserve"> and suppliers. Each group will receive the correct level of information required, whether it is a formal training course, a quick reference guide, business briefing</w:t>
      </w:r>
      <w:r w:rsidR="00516A2D">
        <w:t>,</w:t>
      </w:r>
      <w:r>
        <w:t xml:space="preserve"> or a simple communication.</w:t>
      </w:r>
    </w:p>
    <w:p w:rsidR="00CB3068" w:rsidRDefault="00754A1C" w:rsidP="00CB3068">
      <w:pPr>
        <w:pStyle w:val="USDAHeading2"/>
      </w:pPr>
      <w:bookmarkStart w:id="6" w:name="_Toc307916646"/>
      <w:bookmarkStart w:id="7" w:name="_Toc335924009"/>
      <w:r>
        <w:t xml:space="preserve">FSA </w:t>
      </w:r>
      <w:r w:rsidR="00CB3068">
        <w:t>MIDAS Project Team Training Introduction</w:t>
      </w:r>
      <w:bookmarkEnd w:id="6"/>
      <w:bookmarkEnd w:id="7"/>
    </w:p>
    <w:p w:rsidR="00EF4EAF" w:rsidRDefault="00EF4EAF" w:rsidP="00EF4EAF">
      <w:pPr>
        <w:pStyle w:val="USDABody"/>
      </w:pPr>
      <w:r>
        <w:t xml:space="preserve">FSA MIDAS Project Team members are business process representatives who will assist in the blueprinting and configuration of the new system. </w:t>
      </w:r>
      <w:r w:rsidR="00482F58">
        <w:t>Because t</w:t>
      </w:r>
      <w:r>
        <w:t>raining is critical for Project</w:t>
      </w:r>
      <w:r w:rsidR="00482F58">
        <w:t xml:space="preserve"> Team members,</w:t>
      </w:r>
      <w:r>
        <w:t xml:space="preserve"> education on SAP and its capabilities will provide these members with the knowledge to tailor SAP effectively and efficiently. Lack of this knowledge will lengthen the configuration process, under-utilize the system’s capabilities, and not gain the expected results. Technical team members must also learn how the system is configured in order to provide post-implementation support, correct defects, and plan for continuous improvement.</w:t>
      </w:r>
    </w:p>
    <w:p w:rsidR="00EF4EAF" w:rsidRDefault="00EF4EAF" w:rsidP="00EF4EAF">
      <w:pPr>
        <w:pStyle w:val="USDABody"/>
      </w:pPr>
      <w:r>
        <w:t>Subject Matter Experts (SMEs) are also business process representatives who fulfill a variety of project roles during the implementation and beyond. A core group will work full time on the MIDAS project to provide organizational insight, to assist with functional tasks outside of configuration, to participate in workshops and testing, and with other duties. Others will join the project for short-term, specific assignments such as blueprinting, validation, or pilot training.</w:t>
      </w:r>
    </w:p>
    <w:p w:rsidR="00EF4EAF" w:rsidRDefault="00EF4EAF" w:rsidP="00EF4EAF">
      <w:pPr>
        <w:pStyle w:val="USDABody"/>
      </w:pPr>
      <w:r>
        <w:t xml:space="preserve">A subset of </w:t>
      </w:r>
      <w:r w:rsidR="00135D11" w:rsidRPr="00135D11">
        <w:t xml:space="preserve">FSA MIDAS Project Team members </w:t>
      </w:r>
      <w:r>
        <w:t xml:space="preserve">are Super Users who normally begin to </w:t>
      </w:r>
      <w:r>
        <w:lastRenderedPageBreak/>
        <w:t>participate approximately two-thirds of the way into Realization with testing activities. While their training will be significantly less than the FSA MIDAS Core project team, they will require an introduction to the MIDAS project and basic SAP Navigation training.</w:t>
      </w:r>
    </w:p>
    <w:p w:rsidR="00EF4EAF" w:rsidRDefault="00EF4EAF" w:rsidP="00EF4EAF">
      <w:pPr>
        <w:pStyle w:val="USDABody"/>
      </w:pPr>
      <w:r>
        <w:t>Finally, Change Agents make up the last group of MIDAS project team members and are a primary channel of information to the end-user audience. While a separate strategy document defines their role, the training requirement for these individuals will be presented in this document.</w:t>
      </w:r>
    </w:p>
    <w:p w:rsidR="00EF4EAF" w:rsidRDefault="00EF4EAF" w:rsidP="00EF4EAF">
      <w:pPr>
        <w:pStyle w:val="USDABody"/>
      </w:pPr>
      <w:r>
        <w:t>Project team training is needed throughout the full lifecycle of the MIDAS project. While the majority of the training will be completed very early in Task Order 3, new members may periodically join the team and need to have a clear learning path to prepare them for their work tasks.</w:t>
      </w:r>
    </w:p>
    <w:p w:rsidR="00CB3068" w:rsidRDefault="00CB3068" w:rsidP="00CB3068">
      <w:pPr>
        <w:pStyle w:val="USDAHeading2"/>
      </w:pPr>
      <w:bookmarkStart w:id="8" w:name="_Toc307916647"/>
      <w:bookmarkStart w:id="9" w:name="_Toc335924010"/>
      <w:r>
        <w:t xml:space="preserve">MIDAS </w:t>
      </w:r>
      <w:r w:rsidR="00EF4EAF">
        <w:t>SI Training Team</w:t>
      </w:r>
      <w:r>
        <w:t xml:space="preserve"> Training Introduction</w:t>
      </w:r>
      <w:bookmarkEnd w:id="8"/>
      <w:bookmarkEnd w:id="9"/>
    </w:p>
    <w:p w:rsidR="00CB3068" w:rsidRDefault="00CB3068" w:rsidP="00CB3068">
      <w:pPr>
        <w:pStyle w:val="USDABody"/>
      </w:pPr>
      <w:r>
        <w:t xml:space="preserve">The primary goal of the </w:t>
      </w:r>
      <w:r w:rsidR="00C17537">
        <w:t>MIDAS FSA Training Team</w:t>
      </w:r>
      <w:r w:rsidR="00AF39C9">
        <w:t xml:space="preserve"> </w:t>
      </w:r>
      <w:r>
        <w:t>training program is to support the MIDAS project by preparing th</w:t>
      </w:r>
      <w:r w:rsidR="00AF39C9">
        <w:t>is group of</w:t>
      </w:r>
      <w:r>
        <w:t xml:space="preserve"> FSA users to perform their job tasks effectively in the new business process environment</w:t>
      </w:r>
      <w:r w:rsidR="00AF39C9">
        <w:t xml:space="preserve"> and equip them to train the remaining FSA end-user population in</w:t>
      </w:r>
      <w:r>
        <w:t xml:space="preserve"> using the SAP application.</w:t>
      </w:r>
    </w:p>
    <w:p w:rsidR="00CB3068" w:rsidRDefault="00CB3068" w:rsidP="00CB3068">
      <w:pPr>
        <w:pStyle w:val="USDABody"/>
      </w:pPr>
      <w:r>
        <w:t xml:space="preserve">The MIDAS </w:t>
      </w:r>
      <w:r w:rsidR="00AF39C9">
        <w:t xml:space="preserve">SI Training </w:t>
      </w:r>
      <w:r w:rsidR="002C6B94">
        <w:t>T</w:t>
      </w:r>
      <w:r w:rsidR="00AF39C9">
        <w:t xml:space="preserve">eam </w:t>
      </w:r>
      <w:r>
        <w:t>will use a variety of media to improve the user’s experience during training as well as the reusability of training materials. It will also make appropriate use of technology to improve the accessibility to and reusability of training, and to deliver computer-based training where appropriate.</w:t>
      </w:r>
    </w:p>
    <w:p w:rsidR="00CB3068" w:rsidRDefault="00CB3068" w:rsidP="00CB3068">
      <w:pPr>
        <w:pStyle w:val="USDABody"/>
      </w:pPr>
      <w:r>
        <w:t>Training will be delivered through a combination of Instructor-Led Training (ILT), Web-Based Learning (WBL), Virtual Classrooms (VC), Facilitated Workshops, and Expert-Led Training (ELT). The type of training will depend on the size of the target audience, the complexity of the content and the length of the training course. The decision to use web based learning and virtual classrooms will give careful consideration to the preferences of the target audience as well as their prior experience with any form of e-learning. At various times, cost and budget considerations may enter into the selection of training vehicles.</w:t>
      </w:r>
    </w:p>
    <w:p w:rsidR="00CB3068" w:rsidRDefault="00697C75" w:rsidP="00CB3068">
      <w:pPr>
        <w:pStyle w:val="USDABody"/>
      </w:pPr>
      <w:r>
        <w:t>Super Users working with the SI training team will train state trainers</w:t>
      </w:r>
      <w:r w:rsidR="00CB3068">
        <w:t xml:space="preserve"> to act as lead trainers for their respective States. Their help with </w:t>
      </w:r>
      <w:r w:rsidR="00AF39C9">
        <w:t>user acceptance</w:t>
      </w:r>
      <w:r w:rsidR="00CB3068">
        <w:t xml:space="preserve"> testing the system prior to finalizing the design provide them with valuable in-depth knowledge of the system and processes being implemented. Prior to delivering training they will participate in a comprehensive Train-the-Trainer (T3) program to prepare them to be successful MIDAS trainers. </w:t>
      </w:r>
      <w:r>
        <w:t>Super Users along with BPOs</w:t>
      </w:r>
      <w:r w:rsidR="00CB3068">
        <w:t xml:space="preserve"> will review all training materials and assist with training delivery. </w:t>
      </w:r>
      <w:r>
        <w:t>T</w:t>
      </w:r>
      <w:r w:rsidR="00CB3068">
        <w:t>raining materials will be posted to the FSA Training portal to be used as reference materials during and after training.</w:t>
      </w:r>
    </w:p>
    <w:p w:rsidR="00CB3068" w:rsidRDefault="00CB3068" w:rsidP="00CB3068">
      <w:pPr>
        <w:pStyle w:val="USDABody"/>
      </w:pPr>
      <w:r>
        <w:t>FSA has purchased uPerform, a simulation tool that augments course materials with SAP transaction demonstrations and interactive simulations. This tool w</w:t>
      </w:r>
      <w:r w:rsidR="005E7167">
        <w:t>ill</w:t>
      </w:r>
      <w:r>
        <w:t xml:space="preserve"> provide Help documentation to support users in the live SAP environment. Once users invoke Help they can complete transactions in SAP while viewing the Help documentation in a window that is “always </w:t>
      </w:r>
      <w:r>
        <w:lastRenderedPageBreak/>
        <w:t>on top” of the active SAP screen.</w:t>
      </w:r>
    </w:p>
    <w:p w:rsidR="00CB3068" w:rsidRDefault="00CB3068" w:rsidP="00CB3068">
      <w:pPr>
        <w:pStyle w:val="USDABody"/>
      </w:pPr>
      <w:r>
        <w:t xml:space="preserve">The FSA’s AgLearn system will be used for training enrollment and web based training delivery. </w:t>
      </w:r>
      <w:r w:rsidR="00632DC6">
        <w:t>Individual users will be responsible for enrolling in the prescribed training courses based on the training curriculum and the results of the Role to Position Mapping activity conducted by the User and Security Team.</w:t>
      </w:r>
    </w:p>
    <w:p w:rsidR="00CB3068" w:rsidRDefault="00CB3068" w:rsidP="00CB3068">
      <w:pPr>
        <w:pStyle w:val="USDABody"/>
      </w:pPr>
      <w:r>
        <w:t xml:space="preserve">Finally, the following items will need to be addressed during Task Order 3 as the MIDAS deployment plan is further refined: </w:t>
      </w:r>
      <w:r w:rsidR="00482F58">
        <w:t xml:space="preserve">identified Super Users/County Office trainees, </w:t>
      </w:r>
      <w:r>
        <w:t xml:space="preserve">specific locations </w:t>
      </w:r>
      <w:r w:rsidR="00482F58">
        <w:t>for training in D.C. and Kansas City</w:t>
      </w:r>
      <w:r>
        <w:t xml:space="preserve">, training environment </w:t>
      </w:r>
      <w:r w:rsidR="00482F58">
        <w:t>infra</w:t>
      </w:r>
      <w:r>
        <w:t>structure</w:t>
      </w:r>
      <w:r w:rsidR="00482F58">
        <w:t xml:space="preserve"> by location, data creation</w:t>
      </w:r>
      <w:r w:rsidR="00516A2D">
        <w:t>,</w:t>
      </w:r>
      <w:r w:rsidR="00482F58">
        <w:t xml:space="preserve"> and </w:t>
      </w:r>
      <w:r>
        <w:t>refresh schedule.</w:t>
      </w:r>
    </w:p>
    <w:p w:rsidR="00CB3068" w:rsidRDefault="00CB3068" w:rsidP="00CB3068">
      <w:pPr>
        <w:pStyle w:val="USDAHeading2"/>
      </w:pPr>
      <w:bookmarkStart w:id="10" w:name="_Toc307916648"/>
      <w:bookmarkStart w:id="11" w:name="_Toc335924011"/>
      <w:r>
        <w:t>Scope</w:t>
      </w:r>
      <w:bookmarkEnd w:id="10"/>
      <w:bookmarkEnd w:id="11"/>
    </w:p>
    <w:p w:rsidR="00CB3068" w:rsidRDefault="00CB3068" w:rsidP="00CB3068">
      <w:pPr>
        <w:pStyle w:val="USDABody"/>
      </w:pPr>
      <w:r>
        <w:t>The overall scope of this document is to:</w:t>
      </w:r>
    </w:p>
    <w:p w:rsidR="00CB3068" w:rsidRDefault="00CB3068" w:rsidP="00CB3068">
      <w:pPr>
        <w:pStyle w:val="USDABullet1"/>
      </w:pPr>
      <w:r>
        <w:t>Describe the overall strategy and approach the MIDAS</w:t>
      </w:r>
      <w:r w:rsidR="0095215C">
        <w:t xml:space="preserve"> SI</w:t>
      </w:r>
      <w:r>
        <w:t xml:space="preserve"> </w:t>
      </w:r>
      <w:r w:rsidR="009E7F5F">
        <w:t xml:space="preserve">Training Team </w:t>
      </w:r>
      <w:r>
        <w:t xml:space="preserve">will take for the planning, development, scheduling, delivery, and support of both </w:t>
      </w:r>
      <w:r w:rsidR="00F76B81">
        <w:t xml:space="preserve">the </w:t>
      </w:r>
      <w:r w:rsidR="00C17537">
        <w:t>MIDAS FSA Training Team</w:t>
      </w:r>
      <w:r w:rsidR="00F76B81" w:rsidRPr="00F76B81">
        <w:t xml:space="preserve"> </w:t>
      </w:r>
      <w:r>
        <w:t xml:space="preserve">and </w:t>
      </w:r>
      <w:r w:rsidR="00F76B81">
        <w:t xml:space="preserve">FSA </w:t>
      </w:r>
      <w:r>
        <w:t>end</w:t>
      </w:r>
      <w:r w:rsidR="004709F0">
        <w:t>-</w:t>
      </w:r>
      <w:r>
        <w:t xml:space="preserve">user </w:t>
      </w:r>
      <w:r w:rsidR="00F76B81">
        <w:t>population</w:t>
      </w:r>
      <w:r>
        <w:t xml:space="preserve"> for Task Order 3 and beyond</w:t>
      </w:r>
      <w:r w:rsidR="00516A2D">
        <w:t>.</w:t>
      </w:r>
    </w:p>
    <w:p w:rsidR="00CB3068" w:rsidRDefault="00CB3068" w:rsidP="00CB3068">
      <w:pPr>
        <w:pStyle w:val="USDABullet1"/>
      </w:pPr>
      <w:r>
        <w:t>Establish a solid foundation and baseline strategy and approach that will be modified by Task Order, as warranted, based on changes to project scope and team needs at each phase of the project</w:t>
      </w:r>
      <w:r w:rsidR="00516A2D">
        <w:t>.</w:t>
      </w:r>
    </w:p>
    <w:p w:rsidR="00CB3068" w:rsidRDefault="00CB3068" w:rsidP="00CB3068">
      <w:pPr>
        <w:pStyle w:val="USDAHeading3"/>
      </w:pPr>
      <w:bookmarkStart w:id="12" w:name="_Toc307916649"/>
      <w:bookmarkStart w:id="13" w:name="_Toc335924012"/>
      <w:r>
        <w:t>Project Team Training Scope</w:t>
      </w:r>
      <w:bookmarkEnd w:id="12"/>
      <w:bookmarkEnd w:id="13"/>
    </w:p>
    <w:p w:rsidR="00CB3068" w:rsidRDefault="00CB3068" w:rsidP="00CB3068">
      <w:pPr>
        <w:pStyle w:val="USDABullet1"/>
      </w:pPr>
      <w:r>
        <w:t>Identify the SAP-specific training required by the project team to fully engage in required tasks and activities as it relates to the MIDAS project</w:t>
      </w:r>
      <w:r w:rsidR="00516A2D">
        <w:t>.</w:t>
      </w:r>
    </w:p>
    <w:p w:rsidR="00CB3068" w:rsidRDefault="00CB3068" w:rsidP="00CB3068">
      <w:pPr>
        <w:pStyle w:val="USDABullet1"/>
      </w:pPr>
      <w:r>
        <w:t>Define a curricula based on suggested roles by process area for team members</w:t>
      </w:r>
      <w:r w:rsidR="00516A2D">
        <w:t>.</w:t>
      </w:r>
    </w:p>
    <w:p w:rsidR="00754A1C" w:rsidRPr="00754A1C" w:rsidRDefault="00754A1C" w:rsidP="00754A1C">
      <w:pPr>
        <w:pStyle w:val="USDAHeading3"/>
      </w:pPr>
      <w:bookmarkStart w:id="14" w:name="_Toc307916651"/>
      <w:bookmarkStart w:id="15" w:name="_Toc335924013"/>
      <w:r>
        <w:t>MIDAS SI Training  Team Scope</w:t>
      </w:r>
      <w:bookmarkEnd w:id="15"/>
    </w:p>
    <w:p w:rsidR="00754A1C" w:rsidRPr="0016539B" w:rsidRDefault="00754A1C" w:rsidP="00754A1C">
      <w:pPr>
        <w:pStyle w:val="USDABullet1"/>
      </w:pPr>
      <w:r w:rsidRPr="0016539B">
        <w:t>Introduce the training methodology to gain a clear understanding of the associated tasks and deliverables</w:t>
      </w:r>
      <w:r w:rsidR="00516A2D">
        <w:t>.</w:t>
      </w:r>
    </w:p>
    <w:p w:rsidR="00754A1C" w:rsidRPr="0016539B" w:rsidRDefault="00754A1C" w:rsidP="00754A1C">
      <w:pPr>
        <w:pStyle w:val="USDABullet1"/>
      </w:pPr>
      <w:r w:rsidRPr="0016539B">
        <w:t>Describe the training assessment, design, development, delivery, and performance support strategy and associated deliverables</w:t>
      </w:r>
      <w:r w:rsidR="00516A2D">
        <w:t>.</w:t>
      </w:r>
    </w:p>
    <w:p w:rsidR="00754A1C" w:rsidRPr="0016539B" w:rsidRDefault="00754A1C" w:rsidP="00754A1C">
      <w:pPr>
        <w:pStyle w:val="USDABullet1"/>
      </w:pPr>
      <w:r w:rsidRPr="0016539B">
        <w:t>Detail the specific support roles and responsibilities of various parties involved in the process of developing and delivering the end user training program</w:t>
      </w:r>
      <w:r w:rsidR="00516A2D">
        <w:t>.</w:t>
      </w:r>
    </w:p>
    <w:p w:rsidR="00754A1C" w:rsidRPr="0016539B" w:rsidRDefault="00754A1C" w:rsidP="00754A1C">
      <w:pPr>
        <w:pStyle w:val="USDABullet1"/>
      </w:pPr>
      <w:r w:rsidRPr="0016539B">
        <w:t>Identify the prerequisite computer literacy skills that end users must have prior to attending end-user training. It will be the responsibility of the FSA MIDAS Organizational Change Management (OCM) team and County Executive Directors to ensure their staff comes to training fully prepared</w:t>
      </w:r>
      <w:r w:rsidR="00516A2D">
        <w:t>.</w:t>
      </w:r>
    </w:p>
    <w:p w:rsidR="00754A1C" w:rsidRPr="0016539B" w:rsidRDefault="00754A1C" w:rsidP="00754A1C">
      <w:pPr>
        <w:pStyle w:val="USDABullet1"/>
      </w:pPr>
      <w:r w:rsidRPr="0016539B">
        <w:t xml:space="preserve">Information such as the number of SAP end-user roles, number of end users </w:t>
      </w:r>
      <w:r w:rsidRPr="0016539B">
        <w:lastRenderedPageBreak/>
        <w:t>assigned to those roles, number of classes required, number of available facilities, capacity, etc. are the responsibility of the FSA MIDAS Organizational Change Management (OCM) team.</w:t>
      </w:r>
    </w:p>
    <w:p w:rsidR="00CB3068" w:rsidRDefault="00CB3068" w:rsidP="00CB3068">
      <w:pPr>
        <w:pStyle w:val="USDAHeading2"/>
      </w:pPr>
      <w:bookmarkStart w:id="16" w:name="_Toc335924014"/>
      <w:r>
        <w:t>Assumptions, Constraints and Dependencies</w:t>
      </w:r>
      <w:bookmarkEnd w:id="14"/>
      <w:bookmarkEnd w:id="16"/>
    </w:p>
    <w:p w:rsidR="00CB3068" w:rsidRPr="00963F7A" w:rsidRDefault="00CB3068" w:rsidP="00CB3068">
      <w:pPr>
        <w:pStyle w:val="USDAHeading3"/>
      </w:pPr>
      <w:bookmarkStart w:id="17" w:name="_Toc307916652"/>
      <w:bookmarkStart w:id="18" w:name="_Toc335924015"/>
      <w:r w:rsidRPr="00963F7A">
        <w:t>Assumptions</w:t>
      </w:r>
      <w:bookmarkEnd w:id="17"/>
      <w:bookmarkEnd w:id="18"/>
    </w:p>
    <w:p w:rsidR="00754A1C" w:rsidRDefault="00754A1C" w:rsidP="00754A1C">
      <w:pPr>
        <w:pStyle w:val="USDABullet1"/>
      </w:pPr>
      <w:r>
        <w:t>Project team members are experienced in their FSA business or technical area</w:t>
      </w:r>
      <w:r w:rsidR="00516A2D">
        <w:t>.</w:t>
      </w:r>
    </w:p>
    <w:p w:rsidR="00754A1C" w:rsidRDefault="00754A1C" w:rsidP="00754A1C">
      <w:pPr>
        <w:pStyle w:val="USDABullet1"/>
      </w:pPr>
      <w:r>
        <w:t>Project leadership will be able to provide documentation and direction on identifying the current project team roles as well as anticipated positions throughout the project lifecycle</w:t>
      </w:r>
      <w:r w:rsidR="00516A2D">
        <w:t>.</w:t>
      </w:r>
    </w:p>
    <w:p w:rsidR="00754A1C" w:rsidRDefault="00754A1C" w:rsidP="00754A1C">
      <w:pPr>
        <w:pStyle w:val="USDABullet1"/>
      </w:pPr>
      <w:r>
        <w:t>Project team members identified for training will fulfill MIDAS project roles consistent with their general and FSA-specific experience</w:t>
      </w:r>
      <w:r w:rsidR="00516A2D">
        <w:t>.</w:t>
      </w:r>
    </w:p>
    <w:p w:rsidR="00754A1C" w:rsidRDefault="00754A1C" w:rsidP="00754A1C">
      <w:pPr>
        <w:pStyle w:val="USDABullet1"/>
      </w:pPr>
      <w:r>
        <w:t>A change control process will be in place to review and approve any milestone timeline changes, as well as determining the effect on the critical path and dependencies to other sub-projects</w:t>
      </w:r>
      <w:r w:rsidR="00516A2D">
        <w:t>.</w:t>
      </w:r>
    </w:p>
    <w:p w:rsidR="00754A1C" w:rsidRDefault="00754A1C" w:rsidP="00754A1C">
      <w:pPr>
        <w:pStyle w:val="USDABullet1"/>
      </w:pPr>
      <w:r>
        <w:t>Solution Manager will be the main repository for the business process documentation; uPerform will be the repository of all simulations and training-specific recordings. Project team members will access content via MIDAS context-sensitive help or the FSA Training portal</w:t>
      </w:r>
      <w:r w:rsidR="00516A2D">
        <w:t>.</w:t>
      </w:r>
    </w:p>
    <w:p w:rsidR="00754A1C" w:rsidRDefault="00754A1C" w:rsidP="00754A1C">
      <w:pPr>
        <w:pStyle w:val="USDABullet1"/>
      </w:pPr>
      <w:r>
        <w:t>All project team members are proficient in the Windows environment before attending SAP training</w:t>
      </w:r>
      <w:r w:rsidR="00516A2D">
        <w:t>.</w:t>
      </w:r>
    </w:p>
    <w:p w:rsidR="00754A1C" w:rsidRDefault="00754A1C" w:rsidP="00754A1C">
      <w:pPr>
        <w:pStyle w:val="USDABullet1"/>
      </w:pPr>
      <w:r>
        <w:t>Management will support the training initiatives and allow their staff to attend training sessions and workshops in support of the MIDAS project implementation</w:t>
      </w:r>
      <w:r w:rsidR="00516A2D">
        <w:t>.</w:t>
      </w:r>
    </w:p>
    <w:p w:rsidR="00754A1C" w:rsidRDefault="00754A1C" w:rsidP="00754A1C">
      <w:pPr>
        <w:pStyle w:val="USDABullet1"/>
      </w:pPr>
      <w:r>
        <w:t xml:space="preserve">Adequate and qualified resources will be available to the MIDAS SI Training </w:t>
      </w:r>
      <w:r w:rsidR="009E7F5F">
        <w:t>T</w:t>
      </w:r>
      <w:r>
        <w:t>eam, as needed, throughout the project to complete all training deliverables</w:t>
      </w:r>
      <w:r w:rsidR="00516A2D">
        <w:t>.</w:t>
      </w:r>
    </w:p>
    <w:p w:rsidR="00754A1C" w:rsidRDefault="00754A1C" w:rsidP="00754A1C">
      <w:pPr>
        <w:pStyle w:val="USDABullet1"/>
      </w:pPr>
      <w:r>
        <w:t>Adequate development time will be allowed for training materials after resources are hired and business process design and documentation are complete</w:t>
      </w:r>
      <w:r w:rsidR="00516A2D">
        <w:t>.</w:t>
      </w:r>
    </w:p>
    <w:p w:rsidR="00754A1C" w:rsidRDefault="00754A1C" w:rsidP="00754A1C">
      <w:pPr>
        <w:pStyle w:val="USDABullet1"/>
      </w:pPr>
      <w:r>
        <w:t>Adequate training facilities will be available in all locations for the number of project team members to be trained. The number of project team members and their locations will be an output of the Role to Position Mapping exercise completed by the MIDAS User and Security team</w:t>
      </w:r>
      <w:r w:rsidR="00516A2D">
        <w:t>.</w:t>
      </w:r>
    </w:p>
    <w:p w:rsidR="00754A1C" w:rsidRDefault="00754A1C" w:rsidP="00754A1C">
      <w:pPr>
        <w:pStyle w:val="USDABullet1"/>
      </w:pPr>
      <w:r>
        <w:t>Number of training classes will depend on the number of users identified in the Role Mapping exercise</w:t>
      </w:r>
      <w:r w:rsidR="00516A2D">
        <w:t>.</w:t>
      </w:r>
    </w:p>
    <w:p w:rsidR="00754A1C" w:rsidRPr="00C840A3" w:rsidRDefault="00754A1C" w:rsidP="00754A1C">
      <w:pPr>
        <w:pStyle w:val="USDABullet1"/>
      </w:pPr>
      <w:r w:rsidRPr="00C840A3">
        <w:t xml:space="preserve">Training delivery will primarily be delivered using T3 with support of the Super Users, Change Agents, Functional team members and the MIDAS SI Training </w:t>
      </w:r>
      <w:r w:rsidR="009E7F5F">
        <w:lastRenderedPageBreak/>
        <w:t>T</w:t>
      </w:r>
      <w:r w:rsidRPr="00C840A3">
        <w:t xml:space="preserve">eam. Representatives from the State offices may serve as “Super Users” and be responsible for delivering the training. MIDAS SI Training </w:t>
      </w:r>
      <w:r w:rsidR="009E7F5F">
        <w:t>T</w:t>
      </w:r>
      <w:r w:rsidR="009E7F5F" w:rsidRPr="00C840A3">
        <w:t xml:space="preserve">eam </w:t>
      </w:r>
      <w:r w:rsidRPr="00C840A3">
        <w:t>members will create the supporting materials and courseware content</w:t>
      </w:r>
      <w:r w:rsidR="00516A2D">
        <w:t>.</w:t>
      </w:r>
    </w:p>
    <w:p w:rsidR="001702B2" w:rsidRPr="00C840A3" w:rsidRDefault="001702B2" w:rsidP="001702B2">
      <w:pPr>
        <w:pStyle w:val="USDABullet1"/>
      </w:pPr>
      <w:r w:rsidRPr="00C840A3">
        <w:t>Based on process (i.e. planning, close, etc.) training will be scheduled post go-live, closer to the business event trigger</w:t>
      </w:r>
      <w:r>
        <w:t>.</w:t>
      </w:r>
    </w:p>
    <w:p w:rsidR="00754A1C" w:rsidRDefault="00754A1C" w:rsidP="00754A1C">
      <w:pPr>
        <w:pStyle w:val="USDABullet1"/>
      </w:pPr>
      <w:r>
        <w:t>Training materials will be created in English</w:t>
      </w:r>
      <w:r w:rsidR="00516A2D">
        <w:t>.</w:t>
      </w:r>
    </w:p>
    <w:p w:rsidR="00754A1C" w:rsidRDefault="00754A1C" w:rsidP="00754A1C">
      <w:pPr>
        <w:pStyle w:val="USDABullet1"/>
      </w:pPr>
      <w:r>
        <w:t>All training material is and will remain the property of FSA. This document may serve as the foundation of all future MIDAS initiatives and provide a platform for the continued management of the MIDAS training documentation</w:t>
      </w:r>
      <w:r w:rsidR="00516A2D">
        <w:t>.</w:t>
      </w:r>
    </w:p>
    <w:p w:rsidR="00754A1C" w:rsidRDefault="00754A1C" w:rsidP="00754A1C">
      <w:pPr>
        <w:pStyle w:val="USDABullet1"/>
      </w:pPr>
      <w:r>
        <w:t>SAP training for project team members is aimed at teaching the business processes, practices and tools that will change as a result of the MIDAS project</w:t>
      </w:r>
      <w:r w:rsidR="00516A2D">
        <w:t>.</w:t>
      </w:r>
    </w:p>
    <w:p w:rsidR="00CB3068" w:rsidRDefault="00CB3068" w:rsidP="00CB3068">
      <w:pPr>
        <w:pStyle w:val="USDAHeading3"/>
      </w:pPr>
      <w:bookmarkStart w:id="19" w:name="_Toc307916653"/>
      <w:bookmarkStart w:id="20" w:name="_Toc335924016"/>
      <w:r>
        <w:t>Constraints</w:t>
      </w:r>
      <w:bookmarkEnd w:id="19"/>
      <w:bookmarkEnd w:id="20"/>
    </w:p>
    <w:p w:rsidR="00754A1C" w:rsidRDefault="00754A1C" w:rsidP="00754A1C">
      <w:pPr>
        <w:pStyle w:val="USDABullet1"/>
      </w:pPr>
      <w:r>
        <w:t>Scheduling of project team member training is constrained by the class schedule of the training provider (e.g. SAP, ITIL)</w:t>
      </w:r>
      <w:r w:rsidR="00516A2D">
        <w:t>.</w:t>
      </w:r>
    </w:p>
    <w:p w:rsidR="00754A1C" w:rsidRDefault="00754A1C" w:rsidP="00754A1C">
      <w:pPr>
        <w:pStyle w:val="USDABullet1"/>
      </w:pPr>
      <w:r>
        <w:t>The scope of the project team member training effort is largely defined by the business process and configuration decisions made by the MIDAS team and SMEs. Delays in the project timelines and associated deliverables outside of training including scope and SAP configuration changes; required hardware; and a stable and tested system, will result in a revision of the training development and delivery timeline, and resource requirements</w:t>
      </w:r>
      <w:r w:rsidR="00516A2D">
        <w:t>.</w:t>
      </w:r>
    </w:p>
    <w:p w:rsidR="00754A1C" w:rsidRDefault="00754A1C" w:rsidP="00754A1C">
      <w:pPr>
        <w:pStyle w:val="USDABullet1"/>
      </w:pPr>
      <w:r>
        <w:t>Given the multi-year, rolling-wave deployment strategy of MIDAS, it is anticipated that in some instances users are performing similar tasks in more than one system simultaneously; in both MIDAS and their current system</w:t>
      </w:r>
      <w:r w:rsidR="00516A2D">
        <w:t>.</w:t>
      </w:r>
    </w:p>
    <w:p w:rsidR="00754A1C" w:rsidRDefault="00754A1C" w:rsidP="00754A1C">
      <w:pPr>
        <w:pStyle w:val="USDABullet1"/>
      </w:pPr>
      <w:r>
        <w:t>Training class size is a maximum of 25 trainees with 1 trainer and 1 supporting facilitator</w:t>
      </w:r>
      <w:r w:rsidR="00516A2D">
        <w:t>.</w:t>
      </w:r>
      <w:r w:rsidR="0097412F">
        <w:t xml:space="preserve">  There will be a few exceptions due to space availability.</w:t>
      </w:r>
    </w:p>
    <w:p w:rsidR="00CB3068" w:rsidRDefault="00CB3068" w:rsidP="00CB3068">
      <w:pPr>
        <w:pStyle w:val="USDAHeading3"/>
      </w:pPr>
      <w:bookmarkStart w:id="21" w:name="_Toc307916654"/>
      <w:bookmarkStart w:id="22" w:name="_Toc335924017"/>
      <w:r>
        <w:t>Dependencies</w:t>
      </w:r>
      <w:bookmarkEnd w:id="21"/>
      <w:bookmarkEnd w:id="22"/>
    </w:p>
    <w:p w:rsidR="00BA3674" w:rsidRDefault="00BA3674" w:rsidP="00BA3674">
      <w:pPr>
        <w:pStyle w:val="USDABullet1"/>
      </w:pPr>
      <w:r>
        <w:t>FSA will identify people to fulfill project team member roles and schedule for the appropriate training</w:t>
      </w:r>
      <w:r w:rsidR="00516A2D">
        <w:t>.</w:t>
      </w:r>
    </w:p>
    <w:p w:rsidR="00BA3674" w:rsidRDefault="00BA3674" w:rsidP="00BA3674">
      <w:pPr>
        <w:pStyle w:val="USDABullet1"/>
      </w:pPr>
      <w:r>
        <w:t>Time will be allocated in the project schedule for project team members to attend SAP training</w:t>
      </w:r>
      <w:r w:rsidR="00516A2D">
        <w:t>.</w:t>
      </w:r>
    </w:p>
    <w:p w:rsidR="00BA3674" w:rsidRDefault="00BA3674" w:rsidP="00BA3674">
      <w:pPr>
        <w:pStyle w:val="USDABullet1"/>
      </w:pPr>
      <w:r>
        <w:t>Third-party administered training to be managed by that vendor, including responsibility for records and reporting back to MIDAS</w:t>
      </w:r>
      <w:r w:rsidR="00516A2D">
        <w:t>.</w:t>
      </w:r>
    </w:p>
    <w:p w:rsidR="00BA3674" w:rsidRDefault="00BA3674" w:rsidP="00BA3674">
      <w:pPr>
        <w:pStyle w:val="USDABullet1"/>
      </w:pPr>
      <w:r>
        <w:t>Individual MIDAS teams will be responsible for developing and delivering the appropriate methodology and tools training</w:t>
      </w:r>
      <w:r w:rsidR="00516A2D">
        <w:t>.</w:t>
      </w:r>
    </w:p>
    <w:p w:rsidR="00BA3674" w:rsidRDefault="00BA3674" w:rsidP="00BA3674">
      <w:pPr>
        <w:pStyle w:val="USDABullet1"/>
      </w:pPr>
      <w:r>
        <w:lastRenderedPageBreak/>
        <w:t>Super Users and SMEs will be identified in advance to assist the Training team in training-related activities, including courseware reviews, creation of training scenarios and exercises, and data set-up of the training environment and delivery of training</w:t>
      </w:r>
      <w:r w:rsidR="00516A2D">
        <w:t>.</w:t>
      </w:r>
    </w:p>
    <w:p w:rsidR="00BA3674" w:rsidRDefault="00BA3674" w:rsidP="00BA3674">
      <w:pPr>
        <w:pStyle w:val="USDABullet1"/>
      </w:pPr>
      <w:r>
        <w:t>The Functional team will supply To-be business process documentation and To-be data configuration to the Training team</w:t>
      </w:r>
      <w:r w:rsidR="00516A2D">
        <w:t>.</w:t>
      </w:r>
    </w:p>
    <w:p w:rsidR="00BA3674" w:rsidRDefault="00BA3674" w:rsidP="00BA3674">
      <w:pPr>
        <w:pStyle w:val="USDABullet1"/>
      </w:pPr>
      <w:r>
        <w:t>The Functional team will use designated project tools, which include Solution Manager and uPerform, for entering all process documentation and business process procedures (BPPs)</w:t>
      </w:r>
      <w:r w:rsidR="00516A2D">
        <w:t>.</w:t>
      </w:r>
    </w:p>
    <w:p w:rsidR="00BA3674" w:rsidRDefault="00BA3674" w:rsidP="00BA3674">
      <w:pPr>
        <w:pStyle w:val="USDABullet1"/>
      </w:pPr>
      <w:r>
        <w:t>The Technical team will support the technical infrastructure required for the development and delivery of end user training</w:t>
      </w:r>
      <w:r w:rsidR="00516A2D">
        <w:t>.</w:t>
      </w:r>
    </w:p>
    <w:p w:rsidR="00BA3674" w:rsidRDefault="00BA3674" w:rsidP="00BA3674">
      <w:pPr>
        <w:pStyle w:val="USDABullet1"/>
      </w:pPr>
      <w:r>
        <w:t>The Training team requires technical support for Solution Manager and uPerform across MIDAS releases, as well as managing the training client environments. There may be additional resource requirements depending on which tools are implemented</w:t>
      </w:r>
      <w:r w:rsidR="00516A2D">
        <w:t>.</w:t>
      </w:r>
    </w:p>
    <w:p w:rsidR="00BA3674" w:rsidRDefault="00BA3674" w:rsidP="00BA3674">
      <w:pPr>
        <w:pStyle w:val="USDABullet1"/>
      </w:pPr>
      <w:r>
        <w:t>FSA has the ability to provide space, equipment, and support services for onsite courses</w:t>
      </w:r>
      <w:r w:rsidR="00516A2D">
        <w:t>.</w:t>
      </w:r>
    </w:p>
    <w:p w:rsidR="00BA3674" w:rsidRDefault="00BA3674" w:rsidP="00BA3674">
      <w:pPr>
        <w:pStyle w:val="USDABullet1"/>
      </w:pPr>
      <w:r>
        <w:t>Executable tasks described in this document and planned on the project timeline are dependent on appropriate funding</w:t>
      </w:r>
      <w:r w:rsidR="00516A2D">
        <w:t>.</w:t>
      </w:r>
    </w:p>
    <w:p w:rsidR="00BA3674" w:rsidRDefault="00BA3674" w:rsidP="00BA3674">
      <w:pPr>
        <w:pStyle w:val="USDABullet1"/>
      </w:pPr>
      <w:r>
        <w:t xml:space="preserve">The OCM </w:t>
      </w:r>
      <w:r w:rsidR="00053F7A">
        <w:t>team supports</w:t>
      </w:r>
      <w:r w:rsidR="0095215C">
        <w:t xml:space="preserve"> the MIDAS SI </w:t>
      </w:r>
      <w:r w:rsidR="009E7F5F">
        <w:t>Training T</w:t>
      </w:r>
      <w:r w:rsidR="0095215C">
        <w:t>eam in addressing</w:t>
      </w:r>
      <w:r>
        <w:t xml:space="preserve"> training logistics support, scheduling and facilities management</w:t>
      </w:r>
      <w:r w:rsidR="00516A2D">
        <w:t>.</w:t>
      </w:r>
    </w:p>
    <w:p w:rsidR="00CB3068" w:rsidRDefault="00CB3068" w:rsidP="00CB3068">
      <w:pPr>
        <w:pStyle w:val="USDAHeading1"/>
      </w:pPr>
      <w:bookmarkStart w:id="23" w:name="_Toc307916655"/>
      <w:bookmarkStart w:id="24" w:name="_Toc335924018"/>
      <w:r>
        <w:t>FSA MIDAS Project Team Training Overview</w:t>
      </w:r>
      <w:bookmarkEnd w:id="23"/>
      <w:bookmarkEnd w:id="24"/>
    </w:p>
    <w:p w:rsidR="00027005" w:rsidRDefault="00027005" w:rsidP="00027005">
      <w:pPr>
        <w:pStyle w:val="USDABody"/>
      </w:pPr>
      <w:r>
        <w:t xml:space="preserve">MIDAS SI Training </w:t>
      </w:r>
      <w:r w:rsidR="009E7F5F">
        <w:t xml:space="preserve">Team </w:t>
      </w:r>
      <w:r>
        <w:t xml:space="preserve">preparation is a vital element of any overall SAP implementation strategy and ensures that the members of the </w:t>
      </w:r>
      <w:r w:rsidR="0095215C">
        <w:t xml:space="preserve">FSA MIDAS </w:t>
      </w:r>
      <w:r>
        <w:t xml:space="preserve">Project Training team are thoroughly knowledgeable about SAP. This knowledge will successfully prepare them to perform their technical responsibilities. </w:t>
      </w:r>
    </w:p>
    <w:p w:rsidR="00027005" w:rsidRDefault="00027005" w:rsidP="00027005">
      <w:pPr>
        <w:pStyle w:val="USDABody"/>
      </w:pPr>
      <w:r w:rsidRPr="00C840A3">
        <w:t>This section of the document communicates the overall FSA MIDAS project team members training strategy and approach for the MIDAS program and defines training requirements by role and group.</w:t>
      </w:r>
      <w:r>
        <w:t xml:space="preserve"> While some of this training has already taken place, this strategy presents a holistic plan geared toward the SAP ASAP methodology and adheres to the Just-in-Time philosophy to “train the right people, at the right time, for the right role.”</w:t>
      </w:r>
    </w:p>
    <w:p w:rsidR="00027005" w:rsidRDefault="00027005" w:rsidP="00027005">
      <w:pPr>
        <w:pStyle w:val="USDABody"/>
      </w:pPr>
      <w:r>
        <w:t>The purpose of this section is to:</w:t>
      </w:r>
    </w:p>
    <w:p w:rsidR="00027005" w:rsidRDefault="00027005" w:rsidP="00027005">
      <w:pPr>
        <w:pStyle w:val="USDABullet1"/>
      </w:pPr>
      <w:r>
        <w:t xml:space="preserve">Define </w:t>
      </w:r>
      <w:r w:rsidRPr="00C840A3">
        <w:t>the project team training</w:t>
      </w:r>
      <w:r w:rsidRPr="00A01DC4">
        <w:rPr>
          <w:color w:val="7030A0"/>
        </w:rPr>
        <w:t xml:space="preserve"> </w:t>
      </w:r>
      <w:r>
        <w:t>objectives</w:t>
      </w:r>
      <w:r w:rsidR="00516A2D">
        <w:t>.</w:t>
      </w:r>
    </w:p>
    <w:p w:rsidR="00027005" w:rsidRDefault="00027005" w:rsidP="00027005">
      <w:pPr>
        <w:pStyle w:val="USDABullet1"/>
      </w:pPr>
      <w:r>
        <w:t>Discuss the preliminary audience</w:t>
      </w:r>
      <w:r w:rsidR="00516A2D">
        <w:t>.</w:t>
      </w:r>
    </w:p>
    <w:p w:rsidR="00027005" w:rsidRDefault="00027005" w:rsidP="00027005">
      <w:pPr>
        <w:pStyle w:val="USDABullet1"/>
      </w:pPr>
      <w:r>
        <w:t xml:space="preserve">Outline the approach for preparing the </w:t>
      </w:r>
      <w:r w:rsidRPr="00C840A3">
        <w:t>project team training</w:t>
      </w:r>
      <w:r w:rsidR="00516A2D">
        <w:t>.</w:t>
      </w:r>
    </w:p>
    <w:p w:rsidR="00027005" w:rsidRDefault="00027005" w:rsidP="00027005">
      <w:pPr>
        <w:pStyle w:val="USDABullet1"/>
      </w:pPr>
      <w:r>
        <w:lastRenderedPageBreak/>
        <w:t>Identify training delivery modes</w:t>
      </w:r>
      <w:r w:rsidR="00516A2D">
        <w:t>.</w:t>
      </w:r>
    </w:p>
    <w:p w:rsidR="00027005" w:rsidRDefault="00027005" w:rsidP="00027005">
      <w:pPr>
        <w:pStyle w:val="USDABullet1"/>
      </w:pPr>
      <w:r>
        <w:t>Outline training delivery alternatives</w:t>
      </w:r>
      <w:r w:rsidR="00516A2D">
        <w:t>.</w:t>
      </w:r>
    </w:p>
    <w:p w:rsidR="00027005" w:rsidRDefault="00027005" w:rsidP="00027005">
      <w:pPr>
        <w:pStyle w:val="USDABullet1"/>
      </w:pPr>
      <w:r>
        <w:t xml:space="preserve">Present critical success factors for the </w:t>
      </w:r>
      <w:r w:rsidRPr="00C840A3">
        <w:t>project team training</w:t>
      </w:r>
      <w:r w:rsidR="00516A2D">
        <w:t>.</w:t>
      </w:r>
    </w:p>
    <w:p w:rsidR="00CB3068" w:rsidRDefault="00CB3068" w:rsidP="00CB3068">
      <w:pPr>
        <w:pStyle w:val="USDAHeading2"/>
      </w:pPr>
      <w:bookmarkStart w:id="25" w:name="_Toc307916656"/>
      <w:bookmarkStart w:id="26" w:name="_Toc335924019"/>
      <w:r>
        <w:t>Objectives</w:t>
      </w:r>
      <w:bookmarkEnd w:id="25"/>
      <w:bookmarkEnd w:id="26"/>
    </w:p>
    <w:p w:rsidR="00027005" w:rsidRDefault="00027005" w:rsidP="00027005">
      <w:pPr>
        <w:pStyle w:val="USDABody"/>
      </w:pPr>
      <w:r>
        <w:t xml:space="preserve">The objectives for the Task Order 3 project team training are to provide the FSA MIDAS project team with the training necessary to successfully conduct and complete the Realization, Final Prep, and Go-Live phases of the MIDAS implementation. In addition, this document will address remaining training needs to complete the Blueprint phase of Task Order 2. It will also identify the appropriate training for the IT Staff that will support MIDAS at the Run phase. </w:t>
      </w:r>
    </w:p>
    <w:p w:rsidR="00027005" w:rsidRDefault="00027005" w:rsidP="00027005">
      <w:pPr>
        <w:pStyle w:val="USDABody"/>
      </w:pPr>
      <w:r>
        <w:t>To be successful, the following objectives must be met:</w:t>
      </w:r>
    </w:p>
    <w:p w:rsidR="00027005" w:rsidRDefault="00027005" w:rsidP="00027005">
      <w:pPr>
        <w:pStyle w:val="USDABullet1"/>
      </w:pPr>
      <w:r>
        <w:t>Identify and address the knowledge, skills, and abilities required to initiate and sustain reengineering, change management, SAP, project management, and other improvement initiatives</w:t>
      </w:r>
      <w:r w:rsidR="00516A2D">
        <w:t>.</w:t>
      </w:r>
    </w:p>
    <w:p w:rsidR="00027005" w:rsidRDefault="00027005" w:rsidP="00027005">
      <w:pPr>
        <w:pStyle w:val="USDABullet1"/>
      </w:pPr>
      <w:r>
        <w:t>Align with a well-defined MIDAS Knowledge Transfer program. Formal project team training is only a part of the learning experience that FSA MIDAS team members will experience. On the job experience is critical for translating generic training into solution-specific knowledge for long-term support</w:t>
      </w:r>
      <w:r w:rsidR="00516A2D">
        <w:t>.</w:t>
      </w:r>
    </w:p>
    <w:p w:rsidR="00027005" w:rsidRDefault="00027005" w:rsidP="00027005">
      <w:pPr>
        <w:pStyle w:val="USDABullet1"/>
      </w:pPr>
      <w:r>
        <w:t>Provide the Project Training Team with the skills necessary to effectively perform their new roles on the project. This may be achieved through formal and informal coaching to ensure effective capability transfer</w:t>
      </w:r>
      <w:r w:rsidR="00516A2D">
        <w:t>.</w:t>
      </w:r>
    </w:p>
    <w:p w:rsidR="00027005" w:rsidRDefault="00027005" w:rsidP="00027005">
      <w:pPr>
        <w:pStyle w:val="USDABullet1"/>
      </w:pPr>
      <w:r>
        <w:t>Structure training around the project schedule and tasks to ensure just-in-time learning for the Project Training Team. This includes incorporating work sessions in training where appropriate to maximize transfer of knowledge back to the job tasks</w:t>
      </w:r>
      <w:r w:rsidR="00516A2D">
        <w:t>.</w:t>
      </w:r>
    </w:p>
    <w:p w:rsidR="00027005" w:rsidRDefault="00027005" w:rsidP="00027005">
      <w:pPr>
        <w:pStyle w:val="USDABullet1"/>
      </w:pPr>
      <w:r>
        <w:t>Ensure the appropriateness of the training program by concentrating on the most critical and essential training required, and developing a plan for detecting and supporting ongoing training needs</w:t>
      </w:r>
      <w:r w:rsidR="00516A2D">
        <w:t>.</w:t>
      </w:r>
    </w:p>
    <w:p w:rsidR="00027005" w:rsidRDefault="00027005" w:rsidP="00027005">
      <w:pPr>
        <w:pStyle w:val="USDABullet1"/>
      </w:pPr>
      <w:r>
        <w:t>Establish an appropriate project team and technical infrastructure that supports and enables the acquisition of the desired knowledge, skills and abilities</w:t>
      </w:r>
      <w:r w:rsidR="00516A2D">
        <w:t>.</w:t>
      </w:r>
    </w:p>
    <w:p w:rsidR="00CB3068" w:rsidRDefault="00CB3068" w:rsidP="00CB3068">
      <w:pPr>
        <w:pStyle w:val="USDAHeading2"/>
      </w:pPr>
      <w:bookmarkStart w:id="27" w:name="_Toc307916657"/>
      <w:bookmarkStart w:id="28" w:name="_Toc335924020"/>
      <w:r>
        <w:t>Project Team Training Audience</w:t>
      </w:r>
      <w:bookmarkEnd w:id="27"/>
      <w:bookmarkEnd w:id="28"/>
    </w:p>
    <w:p w:rsidR="00CB3068" w:rsidRDefault="00CB3068" w:rsidP="00CB3068">
      <w:pPr>
        <w:pStyle w:val="USDABody"/>
      </w:pPr>
      <w:r>
        <w:t>A number of different role types must be considered when building an effective project team training strategy. In all cases, the FSA MIDAS Project Team Training Plan provides training recommendations for FSA employees engaged on the MIDAS project.</w:t>
      </w:r>
    </w:p>
    <w:p w:rsidR="00CB3068" w:rsidRDefault="00CB3068" w:rsidP="00CB3068">
      <w:pPr>
        <w:pStyle w:val="USDABody"/>
      </w:pPr>
    </w:p>
    <w:p w:rsidR="00CB3068" w:rsidRDefault="00CB3068" w:rsidP="00CB3068">
      <w:pPr>
        <w:pStyle w:val="USDABody"/>
      </w:pPr>
      <w:r>
        <w:t>These roles include:</w:t>
      </w:r>
    </w:p>
    <w:tbl>
      <w:tblPr>
        <w:tblW w:w="0" w:type="auto"/>
        <w:tblInd w:w="108" w:type="dxa"/>
        <w:tblLook w:val="04A0"/>
      </w:tblPr>
      <w:tblGrid>
        <w:gridCol w:w="2700"/>
        <w:gridCol w:w="6768"/>
      </w:tblGrid>
      <w:tr w:rsidR="00CB3068" w:rsidTr="001F56A0">
        <w:trPr>
          <w:trHeight w:val="1827"/>
        </w:trPr>
        <w:tc>
          <w:tcPr>
            <w:tcW w:w="2700" w:type="dxa"/>
          </w:tcPr>
          <w:p w:rsidR="00CB3068" w:rsidRPr="006B6F94" w:rsidRDefault="00CB3068" w:rsidP="001F56A0">
            <w:pPr>
              <w:rPr>
                <w:rFonts w:ascii="Times New Roman" w:hAnsi="Times New Roman"/>
                <w:b/>
                <w:sz w:val="24"/>
              </w:rPr>
            </w:pPr>
            <w:r w:rsidRPr="006B6F94">
              <w:rPr>
                <w:rFonts w:ascii="Times New Roman" w:hAnsi="Times New Roman"/>
                <w:b/>
                <w:sz w:val="24"/>
              </w:rPr>
              <w:lastRenderedPageBreak/>
              <w:t>FSA MIDAS Project Core Team</w:t>
            </w:r>
          </w:p>
        </w:tc>
        <w:tc>
          <w:tcPr>
            <w:tcW w:w="6768" w:type="dxa"/>
          </w:tcPr>
          <w:p w:rsidR="00CB3068" w:rsidRPr="006B6F94" w:rsidRDefault="00CB3068" w:rsidP="001F56A0">
            <w:pPr>
              <w:jc w:val="both"/>
              <w:rPr>
                <w:rFonts w:ascii="Times New Roman" w:hAnsi="Times New Roman"/>
                <w:sz w:val="24"/>
              </w:rPr>
            </w:pPr>
            <w:r w:rsidRPr="006B6F94">
              <w:rPr>
                <w:rFonts w:ascii="Times New Roman" w:hAnsi="Times New Roman"/>
                <w:sz w:val="24"/>
              </w:rPr>
              <w:t>This refers to the group of full-time FSA team members (process, technical, change leadership, and training) responsible for working closely with the Solution Integrator (SI) to carry out the implementation of the MIDAS program. This group will require in-depth training specific to their area of focus and long-term support of the system.</w:t>
            </w:r>
          </w:p>
        </w:tc>
      </w:tr>
      <w:tr w:rsidR="00CB3068" w:rsidTr="001F56A0">
        <w:trPr>
          <w:trHeight w:val="2430"/>
        </w:trPr>
        <w:tc>
          <w:tcPr>
            <w:tcW w:w="2700" w:type="dxa"/>
          </w:tcPr>
          <w:p w:rsidR="00CB3068" w:rsidRPr="006B6F94" w:rsidRDefault="00CB3068" w:rsidP="001F56A0">
            <w:pPr>
              <w:rPr>
                <w:rFonts w:ascii="Times New Roman" w:hAnsi="Times New Roman"/>
                <w:b/>
                <w:sz w:val="24"/>
              </w:rPr>
            </w:pPr>
            <w:r w:rsidRPr="006B6F94">
              <w:rPr>
                <w:rFonts w:ascii="Times New Roman" w:hAnsi="Times New Roman"/>
                <w:b/>
                <w:sz w:val="24"/>
              </w:rPr>
              <w:t>FSA Subject Matter Experts (SMEs)</w:t>
            </w:r>
          </w:p>
        </w:tc>
        <w:tc>
          <w:tcPr>
            <w:tcW w:w="6768" w:type="dxa"/>
          </w:tcPr>
          <w:p w:rsidR="00CB3068" w:rsidRPr="006B6F94" w:rsidRDefault="00CB3068" w:rsidP="001F56A0">
            <w:pPr>
              <w:jc w:val="both"/>
              <w:rPr>
                <w:rFonts w:ascii="Times New Roman" w:hAnsi="Times New Roman"/>
                <w:sz w:val="24"/>
              </w:rPr>
            </w:pPr>
            <w:r w:rsidRPr="006B6F94">
              <w:rPr>
                <w:rFonts w:ascii="Times New Roman" w:hAnsi="Times New Roman"/>
                <w:sz w:val="24"/>
              </w:rPr>
              <w:t>In addition to the full-time core team resources, subject matter expert resources will be expected to participate in process design and implementation activities. Although these team members will not be responsible for SAP configuration, they will need some level of MIDAS methodology and tools training, as well as a basic understanding of the CRM solution. After an initial training path, most of the remaining training will be provided at Phase Kickoffs and milestone-specific workshops (for example, testing).</w:t>
            </w:r>
          </w:p>
        </w:tc>
      </w:tr>
      <w:tr w:rsidR="00CB3068" w:rsidTr="001F56A0">
        <w:tc>
          <w:tcPr>
            <w:tcW w:w="2700" w:type="dxa"/>
          </w:tcPr>
          <w:p w:rsidR="00CB3068" w:rsidRPr="006B6F94" w:rsidRDefault="00CB3068" w:rsidP="001F56A0">
            <w:pPr>
              <w:rPr>
                <w:rFonts w:ascii="Times New Roman" w:hAnsi="Times New Roman"/>
                <w:b/>
                <w:sz w:val="24"/>
              </w:rPr>
            </w:pPr>
            <w:r w:rsidRPr="006B6F94">
              <w:rPr>
                <w:rFonts w:ascii="Times New Roman" w:hAnsi="Times New Roman"/>
                <w:b/>
                <w:sz w:val="24"/>
              </w:rPr>
              <w:t>FSA MIDAS Super Users</w:t>
            </w:r>
          </w:p>
        </w:tc>
        <w:tc>
          <w:tcPr>
            <w:tcW w:w="6768" w:type="dxa"/>
          </w:tcPr>
          <w:p w:rsidR="00CB3068" w:rsidRPr="006B6F94" w:rsidRDefault="00CB3068" w:rsidP="001F56A0">
            <w:pPr>
              <w:jc w:val="both"/>
              <w:rPr>
                <w:rFonts w:ascii="Times New Roman" w:hAnsi="Times New Roman"/>
                <w:sz w:val="24"/>
              </w:rPr>
            </w:pPr>
            <w:r w:rsidRPr="006B6F94">
              <w:rPr>
                <w:rFonts w:ascii="Times New Roman" w:hAnsi="Times New Roman"/>
                <w:sz w:val="24"/>
              </w:rPr>
              <w:t xml:space="preserve">Super users participate in the MIDAS implementation mainly during the testing phases and as early learners </w:t>
            </w:r>
            <w:r w:rsidR="0097412F">
              <w:rPr>
                <w:rFonts w:ascii="Times New Roman" w:hAnsi="Times New Roman"/>
                <w:sz w:val="24"/>
              </w:rPr>
              <w:t xml:space="preserve">and reviewers </w:t>
            </w:r>
            <w:r w:rsidRPr="006B6F94">
              <w:rPr>
                <w:rFonts w:ascii="Times New Roman" w:hAnsi="Times New Roman"/>
                <w:sz w:val="24"/>
              </w:rPr>
              <w:t xml:space="preserve">in the </w:t>
            </w:r>
            <w:r w:rsidR="0097412F">
              <w:rPr>
                <w:rFonts w:ascii="Times New Roman" w:hAnsi="Times New Roman"/>
                <w:sz w:val="24"/>
              </w:rPr>
              <w:t>development</w:t>
            </w:r>
            <w:r w:rsidRPr="006B6F94">
              <w:rPr>
                <w:rFonts w:ascii="Times New Roman" w:hAnsi="Times New Roman"/>
                <w:sz w:val="24"/>
              </w:rPr>
              <w:t xml:space="preserve"> of training content. The knowledge gained in these activities allows them to be the first point of contact for new users in the immediate time period following Go-Live.</w:t>
            </w:r>
          </w:p>
        </w:tc>
      </w:tr>
      <w:tr w:rsidR="00CB3068" w:rsidTr="001F56A0">
        <w:trPr>
          <w:trHeight w:val="1350"/>
        </w:trPr>
        <w:tc>
          <w:tcPr>
            <w:tcW w:w="2700" w:type="dxa"/>
          </w:tcPr>
          <w:p w:rsidR="00CB3068" w:rsidRPr="006B6F94" w:rsidRDefault="00CB3068" w:rsidP="001F56A0">
            <w:pPr>
              <w:rPr>
                <w:rFonts w:ascii="Times New Roman" w:hAnsi="Times New Roman"/>
                <w:b/>
                <w:sz w:val="24"/>
              </w:rPr>
            </w:pPr>
            <w:r w:rsidRPr="006B6F94">
              <w:rPr>
                <w:rFonts w:ascii="Times New Roman" w:hAnsi="Times New Roman"/>
                <w:b/>
                <w:sz w:val="24"/>
              </w:rPr>
              <w:t>FSA Change Agents</w:t>
            </w:r>
          </w:p>
        </w:tc>
        <w:tc>
          <w:tcPr>
            <w:tcW w:w="6768" w:type="dxa"/>
          </w:tcPr>
          <w:p w:rsidR="00CB3068" w:rsidRPr="006B6F94" w:rsidRDefault="00CB3068" w:rsidP="001F56A0">
            <w:pPr>
              <w:jc w:val="both"/>
              <w:rPr>
                <w:rFonts w:ascii="Times New Roman" w:hAnsi="Times New Roman"/>
                <w:sz w:val="24"/>
              </w:rPr>
            </w:pPr>
            <w:r w:rsidRPr="006B6F94">
              <w:rPr>
                <w:rFonts w:ascii="Times New Roman" w:hAnsi="Times New Roman"/>
                <w:sz w:val="24"/>
              </w:rPr>
              <w:t xml:space="preserve">Built from within the FSA organization, change agents are engaged at </w:t>
            </w:r>
            <w:r w:rsidRPr="006B6F94">
              <w:rPr>
                <w:rFonts w:ascii="Times New Roman" w:hAnsi="Times New Roman"/>
                <w:sz w:val="24"/>
                <w:lang w:val="en-GB"/>
              </w:rPr>
              <w:t>all levels within FSA to visibly and proactively lead organizational change throughout the lifecycle of the MIDAS program.</w:t>
            </w:r>
          </w:p>
        </w:tc>
      </w:tr>
      <w:tr w:rsidR="00CB3068" w:rsidTr="001F56A0">
        <w:tc>
          <w:tcPr>
            <w:tcW w:w="2700" w:type="dxa"/>
          </w:tcPr>
          <w:p w:rsidR="00CB3068" w:rsidRPr="006B6F94" w:rsidRDefault="00CB3068" w:rsidP="001F56A0">
            <w:pPr>
              <w:rPr>
                <w:rFonts w:ascii="Times New Roman" w:hAnsi="Times New Roman"/>
                <w:b/>
                <w:sz w:val="24"/>
              </w:rPr>
            </w:pPr>
            <w:r w:rsidRPr="006B6F94">
              <w:rPr>
                <w:rFonts w:ascii="Times New Roman" w:hAnsi="Times New Roman"/>
                <w:b/>
                <w:sz w:val="24"/>
              </w:rPr>
              <w:t>FSA IT Staff</w:t>
            </w:r>
          </w:p>
        </w:tc>
        <w:tc>
          <w:tcPr>
            <w:tcW w:w="6768" w:type="dxa"/>
          </w:tcPr>
          <w:p w:rsidR="00CB3068" w:rsidRPr="006B6F94" w:rsidRDefault="00CB3068" w:rsidP="001F56A0">
            <w:pPr>
              <w:jc w:val="both"/>
              <w:rPr>
                <w:rFonts w:ascii="Times New Roman" w:hAnsi="Times New Roman"/>
                <w:sz w:val="24"/>
              </w:rPr>
            </w:pPr>
            <w:r w:rsidRPr="006B6F94">
              <w:rPr>
                <w:rFonts w:ascii="Times New Roman" w:hAnsi="Times New Roman"/>
                <w:sz w:val="24"/>
              </w:rPr>
              <w:t>While most of the IT Staff will not be full-time core team members, their support role will be critical once MIDAS goes live. They will need to have the proper SAP training and knowledge gained from interacting with the team to provide post-implementation support, correct defects, manage patches and updates, and plan for continuous service improvement.</w:t>
            </w:r>
          </w:p>
        </w:tc>
      </w:tr>
    </w:tbl>
    <w:p w:rsidR="00CB3068" w:rsidRDefault="00CB3068" w:rsidP="00CB3068">
      <w:pPr>
        <w:pStyle w:val="USDABody"/>
      </w:pPr>
      <w:r>
        <w:t>Training requirements specific to each of these groups will be detailed further in this document.</w:t>
      </w:r>
    </w:p>
    <w:p w:rsidR="00CB3068" w:rsidRDefault="00CB3068" w:rsidP="00CB3068">
      <w:pPr>
        <w:pStyle w:val="USDAHeading2"/>
      </w:pPr>
      <w:bookmarkStart w:id="29" w:name="_Toc307916658"/>
      <w:bookmarkStart w:id="30" w:name="_Toc335924021"/>
      <w:r>
        <w:t>Scope of Project Team Training</w:t>
      </w:r>
      <w:bookmarkEnd w:id="29"/>
      <w:bookmarkEnd w:id="30"/>
    </w:p>
    <w:p w:rsidR="00CB3068" w:rsidRDefault="00CB3068" w:rsidP="00CB3068">
      <w:pPr>
        <w:pStyle w:val="USDABody"/>
      </w:pPr>
      <w:r w:rsidRPr="00027005">
        <w:t xml:space="preserve">The </w:t>
      </w:r>
      <w:r w:rsidRPr="00027005">
        <w:rPr>
          <w:rFonts w:eastAsia="Calibri"/>
          <w:bCs w:val="0"/>
          <w:iCs w:val="0"/>
          <w:sz w:val="22"/>
          <w:szCs w:val="22"/>
        </w:rPr>
        <w:t>Just-in-Time</w:t>
      </w:r>
      <w:r>
        <w:t xml:space="preserve"> training approach is based on the following assumptions:</w:t>
      </w:r>
    </w:p>
    <w:p w:rsidR="00CB3068" w:rsidRDefault="00CB3068" w:rsidP="00CB3068">
      <w:pPr>
        <w:pStyle w:val="USDABullet1"/>
      </w:pPr>
      <w:r>
        <w:t>Project team members will receive the training necessary for them to perform effectively in their role on the team and in line with their focus of responsibility during design and configuration</w:t>
      </w:r>
      <w:r w:rsidR="00516A2D">
        <w:t>.</w:t>
      </w:r>
    </w:p>
    <w:p w:rsidR="00CB3068" w:rsidRDefault="00CB3068" w:rsidP="00CB3068">
      <w:pPr>
        <w:pStyle w:val="USDABullet1"/>
      </w:pPr>
      <w:r>
        <w:lastRenderedPageBreak/>
        <w:t>SAP training curriculum is defined by three levels of training:</w:t>
      </w:r>
    </w:p>
    <w:p w:rsidR="00CB3068" w:rsidRDefault="00CB3068" w:rsidP="00CB3068">
      <w:pPr>
        <w:pStyle w:val="USDABullet2"/>
      </w:pPr>
      <w:r>
        <w:t>The first level builds general awareness of the SAP system</w:t>
      </w:r>
      <w:r w:rsidR="00516A2D">
        <w:t>.</w:t>
      </w:r>
    </w:p>
    <w:p w:rsidR="00CB3068" w:rsidRDefault="00CB3068" w:rsidP="00CB3068">
      <w:pPr>
        <w:pStyle w:val="USDABullet2"/>
      </w:pPr>
      <w:r>
        <w:t>The second level provides a basic understanding of specific business processes using a generic company example</w:t>
      </w:r>
      <w:r w:rsidR="00516A2D">
        <w:t>.</w:t>
      </w:r>
    </w:p>
    <w:p w:rsidR="00CB3068" w:rsidRDefault="00CB3068" w:rsidP="00CB3068">
      <w:pPr>
        <w:pStyle w:val="USDABullet2"/>
      </w:pPr>
      <w:r>
        <w:t>The third level strives for mastery understanding of detailed business processes and the configuration of the system to support the business processes</w:t>
      </w:r>
      <w:r w:rsidR="00516A2D">
        <w:t>.</w:t>
      </w:r>
    </w:p>
    <w:p w:rsidR="00CB3068" w:rsidRDefault="00CB3068" w:rsidP="00CB3068">
      <w:pPr>
        <w:pStyle w:val="USDABullet1"/>
      </w:pPr>
      <w:r>
        <w:t>Not all project team members will receive the same level of training based on their role on the team (i.e. project managers and SMEs) are not responsible for configuring the system and, therefore, should not need level 3 training. On the other extreme, the process of converting the IT Cobol Programmers into SAP ABAP and/or Java Programmers will require a high degree of external SAP level 1, 2 and 3 training as well as a concerted Knowledge Transfer Program</w:t>
      </w:r>
      <w:r w:rsidR="00516A2D">
        <w:t>.</w:t>
      </w:r>
    </w:p>
    <w:p w:rsidR="00CB3068" w:rsidRDefault="00CB3068" w:rsidP="00CB3068">
      <w:pPr>
        <w:pStyle w:val="USDABody"/>
      </w:pPr>
      <w:r>
        <w:t>Four types of training will be required in support of the FSA MIDAS project team training objectives, and all training will be scheduled just-in-time.</w:t>
      </w:r>
    </w:p>
    <w:p w:rsidR="00CB3068" w:rsidRDefault="00CB3068" w:rsidP="00CB3068">
      <w:pPr>
        <w:pStyle w:val="USDAHeading3"/>
      </w:pPr>
      <w:bookmarkStart w:id="31" w:name="_Toc307916659"/>
      <w:bookmarkStart w:id="32" w:name="_Toc335924022"/>
      <w:r>
        <w:t>Foundation Training</w:t>
      </w:r>
      <w:bookmarkEnd w:id="31"/>
      <w:bookmarkEnd w:id="32"/>
    </w:p>
    <w:p w:rsidR="00CB3068" w:rsidRDefault="00CB3068" w:rsidP="00CB3068">
      <w:pPr>
        <w:pStyle w:val="USDABody"/>
      </w:pPr>
      <w:r>
        <w:t>Foundation training is designed to level-set the baseline knowledge of all team members. Foundational training will focus on an overview of the MIDAS project, including history, scope and timeline, as well as change management concepts to better understand how MIDAS will fundamentally change the way FSA does business and the challenges to change they may encounter.</w:t>
      </w:r>
    </w:p>
    <w:p w:rsidR="00CB3068" w:rsidRDefault="00CB3068" w:rsidP="00CB3068">
      <w:pPr>
        <w:pStyle w:val="USDAHeading3"/>
      </w:pPr>
      <w:bookmarkStart w:id="33" w:name="_Toc307916660"/>
      <w:bookmarkStart w:id="34" w:name="_Toc335924023"/>
      <w:r>
        <w:t>Methodology and Tools Training</w:t>
      </w:r>
      <w:bookmarkEnd w:id="33"/>
      <w:bookmarkEnd w:id="34"/>
      <w:r>
        <w:t xml:space="preserve"> </w:t>
      </w:r>
    </w:p>
    <w:p w:rsidR="00CB3068" w:rsidRDefault="00CB3068" w:rsidP="00CB3068">
      <w:pPr>
        <w:pStyle w:val="USDABody"/>
      </w:pPr>
      <w:r>
        <w:t>Methodology training is provided to FSA team members to provide an understanding of a particular way of performing a project task. Tools training are for the use of specific tools which will be used during the implementation and beyond (e.g. Solution Manager, ARIS, HP Quality Center, uPerform, etc.). The tools are used in support of project management, document management, configuration, data conversion, testing</w:t>
      </w:r>
      <w:r w:rsidR="00516A2D">
        <w:t>,</w:t>
      </w:r>
      <w:r>
        <w:t xml:space="preserve"> and training. Training may be tailored to specific method of an activity or to the use of a tool by a group of people for a phase of work (e.g. Super Users using Quality Center in Testing activities) or Certification-style of training for long-term management of the tool (e.g. Solution Manager certification by IT Staff).</w:t>
      </w:r>
    </w:p>
    <w:p w:rsidR="00CB3068" w:rsidRPr="009845A7" w:rsidRDefault="00CB3068" w:rsidP="00CB3068">
      <w:pPr>
        <w:pStyle w:val="USDABody"/>
      </w:pPr>
      <w:r>
        <w:t>Methodology and Tools Training uses SI-led workshops to prepare the appropriate project team members to use the technical tools that will be required during that phase of the project. The Program Teams will coordinate, schedule</w:t>
      </w:r>
      <w:r w:rsidR="00516A2D">
        <w:t>,</w:t>
      </w:r>
      <w:r>
        <w:t xml:space="preserve"> and conduct their own tools training in a timeframe that makes sense for each team.</w:t>
      </w:r>
    </w:p>
    <w:p w:rsidR="00CB3068" w:rsidRDefault="00CB3068" w:rsidP="00CB3068">
      <w:pPr>
        <w:pStyle w:val="USDABody"/>
      </w:pPr>
      <w:r>
        <w:t xml:space="preserve"> Additionally, resources from the IT Staff tasked with ongoing support of specific tools will be identified and scheduled for formal training in the technical management of the tools.</w:t>
      </w:r>
    </w:p>
    <w:p w:rsidR="00CB3068" w:rsidRDefault="00CB3068" w:rsidP="00CB3068">
      <w:pPr>
        <w:pStyle w:val="USDAHeading3"/>
      </w:pPr>
      <w:bookmarkStart w:id="35" w:name="_Toc307916661"/>
      <w:bookmarkStart w:id="36" w:name="_Toc335924024"/>
      <w:r>
        <w:lastRenderedPageBreak/>
        <w:t>SAP Training</w:t>
      </w:r>
      <w:bookmarkEnd w:id="35"/>
      <w:bookmarkEnd w:id="36"/>
    </w:p>
    <w:p w:rsidR="00CB3068" w:rsidRDefault="00CB3068" w:rsidP="00CB3068">
      <w:pPr>
        <w:pStyle w:val="USDABody"/>
      </w:pPr>
      <w:r>
        <w:t xml:space="preserve">SAP offers formal training to provide an understanding of the basic functionality of SAP. Also included in this category is technical SAP knowledge (e.g. in-depth knowledge of ABAP program development and </w:t>
      </w:r>
      <w:proofErr w:type="spellStart"/>
      <w:r>
        <w:t>NetWeaver</w:t>
      </w:r>
      <w:proofErr w:type="spellEnd"/>
      <w:r>
        <w:t xml:space="preserve"> system administration).</w:t>
      </w:r>
    </w:p>
    <w:p w:rsidR="00CB3068" w:rsidRDefault="00CB3068" w:rsidP="00CB3068">
      <w:pPr>
        <w:pStyle w:val="USDABody"/>
      </w:pPr>
      <w:r w:rsidRPr="00DF1C63">
        <w:rPr>
          <w:b/>
          <w:i/>
        </w:rPr>
        <w:t>Level 1: SAP Introductory Training</w:t>
      </w:r>
      <w:r>
        <w:t xml:space="preserve"> provides a high-level overview of SAP functionality and an understanding of how to navigate within the SAP system. In addition, a customized overview of the SAP CRM solution and how it will be used at FSA is provided as Level 1 training.</w:t>
      </w:r>
    </w:p>
    <w:p w:rsidR="00CB3068" w:rsidRDefault="00CB3068" w:rsidP="00CB3068">
      <w:pPr>
        <w:pStyle w:val="USDABody"/>
      </w:pPr>
      <w:r w:rsidRPr="00DF1C63">
        <w:rPr>
          <w:b/>
          <w:i/>
        </w:rPr>
        <w:t>Level 2: SAP Process Overview</w:t>
      </w:r>
      <w:r w:rsidRPr="00DF1C63">
        <w:rPr>
          <w:i/>
        </w:rPr>
        <w:t xml:space="preserve"> </w:t>
      </w:r>
      <w:r w:rsidRPr="00E83AF9">
        <w:t xml:space="preserve">Classes </w:t>
      </w:r>
      <w:r>
        <w:t>introduce project team members to the functionality of the system. The classes cover the SAP module functions and include hands-on training. These classes are process specific; therefore all process team members will be expected to attend the classes together. For classes that apply to more than one process team, two or more teams may be trained together.</w:t>
      </w:r>
    </w:p>
    <w:p w:rsidR="00CB3068" w:rsidRDefault="00CB3068" w:rsidP="00CB3068">
      <w:pPr>
        <w:pStyle w:val="USDABody"/>
      </w:pPr>
      <w:r>
        <w:t xml:space="preserve">For the technical team members, the ABAP, Java, and </w:t>
      </w:r>
      <w:proofErr w:type="spellStart"/>
      <w:r>
        <w:t>NetWeaver</w:t>
      </w:r>
      <w:proofErr w:type="spellEnd"/>
      <w:r>
        <w:t xml:space="preserve"> curriculum will be identified as learning paths leading to SAP certification. The ABAP and Java curriculum is intended for team members involved in the development and programming aspect of the implementation. Training in SAP </w:t>
      </w:r>
      <w:proofErr w:type="spellStart"/>
      <w:r>
        <w:t>NetWeaver</w:t>
      </w:r>
      <w:proofErr w:type="spellEnd"/>
      <w:r>
        <w:t xml:space="preserve"> focuses on the administration and operations of the SAP system.</w:t>
      </w:r>
    </w:p>
    <w:p w:rsidR="00CB3068" w:rsidRDefault="00CB3068" w:rsidP="00CB3068">
      <w:pPr>
        <w:pStyle w:val="USDABody"/>
      </w:pPr>
      <w:r w:rsidRPr="00DF1C63">
        <w:rPr>
          <w:b/>
          <w:i/>
        </w:rPr>
        <w:t>Level 3: SAP Process Detail/Configuration Classes</w:t>
      </w:r>
      <w:r>
        <w:t xml:space="preserve"> are sub-process-specific and will cover more advanced SAP functions including customization and configuration. Level 3 classes are designed to provide the more detailed understanding of SAP required for the Blueprint and Realization phases of the implementation.</w:t>
      </w:r>
    </w:p>
    <w:p w:rsidR="00CB3068" w:rsidRDefault="00CB3068" w:rsidP="00CB3068">
      <w:pPr>
        <w:pStyle w:val="USDABody"/>
      </w:pPr>
      <w:r>
        <w:t>Generic, non-customized training materials will be used for the delivery of all FSA MIDAS Project Team training delivered at public classes. Every effort will be made by SAP to customize courseware and/or delivery for all onsite FSA MIDAS classes.</w:t>
      </w:r>
    </w:p>
    <w:p w:rsidR="00CB3068" w:rsidRDefault="00CB3068" w:rsidP="00CB3068">
      <w:pPr>
        <w:pStyle w:val="USDAHeading2"/>
      </w:pPr>
      <w:bookmarkStart w:id="37" w:name="_Toc307916662"/>
      <w:bookmarkStart w:id="38" w:name="_Toc335924025"/>
      <w:r>
        <w:t>Training Delivery Modes</w:t>
      </w:r>
      <w:bookmarkEnd w:id="37"/>
      <w:bookmarkEnd w:id="38"/>
    </w:p>
    <w:p w:rsidR="00CB3068" w:rsidRDefault="00CB3068" w:rsidP="00CB3068">
      <w:pPr>
        <w:pStyle w:val="USDABody"/>
      </w:pPr>
      <w:r>
        <w:t>The following is a summary of the delivery modes and logistical requirements for the project team training: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7668"/>
      </w:tblGrid>
      <w:tr w:rsidR="00CB3068" w:rsidRPr="006F203D" w:rsidTr="001F56A0">
        <w:trPr>
          <w:tblHeader/>
        </w:trPr>
        <w:tc>
          <w:tcPr>
            <w:tcW w:w="1800" w:type="dxa"/>
            <w:shd w:val="clear" w:color="auto" w:fill="004800"/>
          </w:tcPr>
          <w:p w:rsidR="00CB3068" w:rsidRPr="00BA0F48" w:rsidRDefault="00CB3068" w:rsidP="001F56A0">
            <w:pPr>
              <w:pStyle w:val="USDATableBody"/>
              <w:rPr>
                <w:b/>
                <w:color w:val="FFFFFF" w:themeColor="background1"/>
                <w:sz w:val="22"/>
              </w:rPr>
            </w:pPr>
            <w:r w:rsidRPr="00BA0F48">
              <w:rPr>
                <w:b/>
                <w:color w:val="FFFFFF" w:themeColor="background1"/>
                <w:sz w:val="22"/>
              </w:rPr>
              <w:t>Training Type</w:t>
            </w:r>
          </w:p>
        </w:tc>
        <w:tc>
          <w:tcPr>
            <w:tcW w:w="7668" w:type="dxa"/>
            <w:shd w:val="clear" w:color="auto" w:fill="004800"/>
          </w:tcPr>
          <w:p w:rsidR="00CB3068" w:rsidRPr="00BA0F48" w:rsidRDefault="00CB3068" w:rsidP="001F56A0">
            <w:pPr>
              <w:pStyle w:val="USDATableBody"/>
              <w:jc w:val="center"/>
              <w:rPr>
                <w:b/>
                <w:color w:val="FFFFFF" w:themeColor="background1"/>
                <w:sz w:val="22"/>
              </w:rPr>
            </w:pPr>
            <w:r w:rsidRPr="00BA0F48">
              <w:rPr>
                <w:b/>
                <w:color w:val="FFFFFF" w:themeColor="background1"/>
                <w:sz w:val="22"/>
              </w:rPr>
              <w:t>Training Delivery Method</w:t>
            </w:r>
          </w:p>
        </w:tc>
      </w:tr>
      <w:tr w:rsidR="00CB3068" w:rsidTr="001F56A0">
        <w:tc>
          <w:tcPr>
            <w:tcW w:w="1800" w:type="dxa"/>
            <w:vMerge w:val="restart"/>
          </w:tcPr>
          <w:p w:rsidR="00CB3068" w:rsidRPr="00BA0F48" w:rsidRDefault="00CB3068" w:rsidP="001F56A0">
            <w:pPr>
              <w:pStyle w:val="USDATableBody"/>
              <w:jc w:val="left"/>
              <w:rPr>
                <w:b/>
              </w:rPr>
            </w:pPr>
            <w:r w:rsidRPr="00BA0F48">
              <w:rPr>
                <w:b/>
              </w:rPr>
              <w:t>Foundation</w:t>
            </w:r>
          </w:p>
          <w:p w:rsidR="00CB3068" w:rsidRPr="00BA0F48" w:rsidRDefault="00CB3068" w:rsidP="001F56A0">
            <w:pPr>
              <w:pStyle w:val="USDATableBody"/>
              <w:jc w:val="left"/>
              <w:rPr>
                <w:b/>
              </w:rPr>
            </w:pPr>
            <w:r w:rsidRPr="00BA0F48">
              <w:rPr>
                <w:b/>
              </w:rPr>
              <w:t>Methodology</w:t>
            </w:r>
          </w:p>
          <w:p w:rsidR="00CB3068" w:rsidRPr="00BA0F48" w:rsidRDefault="00CB3068" w:rsidP="001F56A0">
            <w:pPr>
              <w:pStyle w:val="USDATableBody"/>
              <w:jc w:val="left"/>
              <w:rPr>
                <w:b/>
              </w:rPr>
            </w:pPr>
            <w:r w:rsidRPr="00BA0F48">
              <w:rPr>
                <w:b/>
              </w:rPr>
              <w:t>Tools</w:t>
            </w:r>
          </w:p>
        </w:tc>
        <w:tc>
          <w:tcPr>
            <w:tcW w:w="7668" w:type="dxa"/>
          </w:tcPr>
          <w:p w:rsidR="00CB3068" w:rsidRPr="0091690E" w:rsidRDefault="00CB3068" w:rsidP="001F56A0">
            <w:pPr>
              <w:pStyle w:val="USDATableBullet"/>
              <w:rPr>
                <w:color w:val="auto"/>
              </w:rPr>
            </w:pPr>
            <w:r w:rsidRPr="0091690E">
              <w:rPr>
                <w:color w:val="auto"/>
              </w:rPr>
              <w:t>MIDAS-specific Foundational and Methodology training will be conducted onsite by Team SRA</w:t>
            </w:r>
            <w:r w:rsidR="00516A2D">
              <w:rPr>
                <w:color w:val="auto"/>
              </w:rPr>
              <w:t>.</w:t>
            </w:r>
          </w:p>
          <w:p w:rsidR="00CB3068" w:rsidRPr="0091690E" w:rsidRDefault="00CB3068" w:rsidP="001F56A0">
            <w:pPr>
              <w:pStyle w:val="USDATableBullet"/>
              <w:rPr>
                <w:color w:val="auto"/>
              </w:rPr>
            </w:pPr>
            <w:r w:rsidRPr="0091690E">
              <w:rPr>
                <w:color w:val="auto"/>
              </w:rPr>
              <w:t>Phase-specific sessions to be provided</w:t>
            </w:r>
            <w:r w:rsidR="00516A2D">
              <w:rPr>
                <w:color w:val="auto"/>
              </w:rPr>
              <w:t>.</w:t>
            </w:r>
          </w:p>
          <w:p w:rsidR="00CB3068" w:rsidRPr="0091690E" w:rsidRDefault="00CB3068" w:rsidP="001F56A0">
            <w:pPr>
              <w:pStyle w:val="USDATableBullet"/>
              <w:rPr>
                <w:color w:val="auto"/>
              </w:rPr>
            </w:pPr>
            <w:r w:rsidRPr="0091690E">
              <w:rPr>
                <w:color w:val="auto"/>
              </w:rPr>
              <w:t xml:space="preserve">Training to </w:t>
            </w:r>
            <w:proofErr w:type="gramStart"/>
            <w:r w:rsidRPr="0091690E">
              <w:rPr>
                <w:color w:val="auto"/>
              </w:rPr>
              <w:t>occur</w:t>
            </w:r>
            <w:proofErr w:type="gramEnd"/>
            <w:r w:rsidRPr="0091690E">
              <w:rPr>
                <w:color w:val="auto"/>
              </w:rPr>
              <w:t xml:space="preserve"> just-in-time prior to the start of the respective phases</w:t>
            </w:r>
            <w:r w:rsidR="00516A2D">
              <w:rPr>
                <w:color w:val="auto"/>
              </w:rPr>
              <w:t>.</w:t>
            </w:r>
          </w:p>
          <w:p w:rsidR="00CB3068" w:rsidRPr="0091690E" w:rsidRDefault="00CB3068" w:rsidP="001F56A0">
            <w:pPr>
              <w:pStyle w:val="USDATableBullet"/>
              <w:rPr>
                <w:color w:val="auto"/>
              </w:rPr>
            </w:pPr>
            <w:r w:rsidRPr="0091690E">
              <w:rPr>
                <w:color w:val="auto"/>
              </w:rPr>
              <w:t>Sessions to concentrate on deliverables, activities, tools, roles and responsibilities</w:t>
            </w:r>
            <w:r w:rsidR="00516A2D">
              <w:rPr>
                <w:color w:val="auto"/>
              </w:rPr>
              <w:t>.</w:t>
            </w:r>
          </w:p>
          <w:p w:rsidR="00CB3068" w:rsidRPr="0091690E" w:rsidRDefault="00CB3068" w:rsidP="001F56A0">
            <w:pPr>
              <w:pStyle w:val="USDATableBullet"/>
              <w:rPr>
                <w:color w:val="auto"/>
              </w:rPr>
            </w:pPr>
            <w:r w:rsidRPr="0091690E">
              <w:rPr>
                <w:color w:val="auto"/>
              </w:rPr>
              <w:t>Recommended for all members of the project team, including Project Leadership</w:t>
            </w:r>
            <w:r w:rsidR="00516A2D">
              <w:rPr>
                <w:color w:val="auto"/>
              </w:rPr>
              <w:t>.</w:t>
            </w:r>
          </w:p>
          <w:p w:rsidR="00CB3068" w:rsidRPr="0091690E" w:rsidRDefault="00CB3068" w:rsidP="001F56A0">
            <w:pPr>
              <w:pStyle w:val="USDATableBullet"/>
              <w:rPr>
                <w:color w:val="auto"/>
              </w:rPr>
            </w:pPr>
            <w:r w:rsidRPr="0091690E">
              <w:rPr>
                <w:color w:val="auto"/>
              </w:rPr>
              <w:t>These presentation-based workshops require a meeting room / auditorium with standard audio-visual facilities</w:t>
            </w:r>
            <w:r w:rsidR="00516A2D">
              <w:rPr>
                <w:color w:val="auto"/>
              </w:rPr>
              <w:t>.</w:t>
            </w:r>
          </w:p>
          <w:p w:rsidR="00CB3068" w:rsidRPr="00337CED" w:rsidRDefault="00CB3068" w:rsidP="001F56A0">
            <w:pPr>
              <w:pStyle w:val="USDATableBullet"/>
            </w:pPr>
            <w:r w:rsidRPr="0091690E">
              <w:rPr>
                <w:color w:val="auto"/>
              </w:rPr>
              <w:t xml:space="preserve">Technical staff will require in-depth training on the technical aspects of the </w:t>
            </w:r>
            <w:r w:rsidRPr="0091690E">
              <w:rPr>
                <w:color w:val="auto"/>
              </w:rPr>
              <w:lastRenderedPageBreak/>
              <w:t>tools each will support and an appropriate third-party vendor course will be identified</w:t>
            </w:r>
            <w:r w:rsidR="00516A2D">
              <w:rPr>
                <w:color w:val="auto"/>
              </w:rPr>
              <w:t>.</w:t>
            </w:r>
          </w:p>
        </w:tc>
      </w:tr>
      <w:tr w:rsidR="00CB3068" w:rsidTr="001F56A0">
        <w:tc>
          <w:tcPr>
            <w:tcW w:w="1800" w:type="dxa"/>
            <w:vMerge/>
          </w:tcPr>
          <w:p w:rsidR="00CB3068" w:rsidRPr="00BA0F48" w:rsidRDefault="00CB3068" w:rsidP="001F56A0">
            <w:pPr>
              <w:pStyle w:val="USDATableBody"/>
              <w:jc w:val="left"/>
              <w:rPr>
                <w:b/>
              </w:rPr>
            </w:pPr>
          </w:p>
        </w:tc>
        <w:tc>
          <w:tcPr>
            <w:tcW w:w="7668" w:type="dxa"/>
          </w:tcPr>
          <w:p w:rsidR="00CB3068" w:rsidRPr="00337CED" w:rsidRDefault="00CB3068" w:rsidP="001F56A0">
            <w:pPr>
              <w:pStyle w:val="USDATableBullet"/>
            </w:pPr>
            <w:r w:rsidRPr="00337CED">
              <w:t xml:space="preserve">Tools workshops provide hands-on opportunity for team members to learn the </w:t>
            </w:r>
            <w:r w:rsidRPr="0091690E">
              <w:rPr>
                <w:color w:val="auto"/>
              </w:rPr>
              <w:t>appropriate</w:t>
            </w:r>
            <w:r w:rsidRPr="00337CED">
              <w:t xml:space="preserve"> use of Solution Manager, Quality Center, uPerform, and other tools that will be used during Task Order 3</w:t>
            </w:r>
            <w:r w:rsidR="00516A2D">
              <w:t>.</w:t>
            </w:r>
          </w:p>
          <w:p w:rsidR="00CB3068" w:rsidRPr="00337CED" w:rsidRDefault="00CB3068" w:rsidP="001F56A0">
            <w:pPr>
              <w:pStyle w:val="USDATableBullet"/>
            </w:pPr>
            <w:r w:rsidRPr="00337CED">
              <w:t xml:space="preserve">Training to </w:t>
            </w:r>
            <w:proofErr w:type="gramStart"/>
            <w:r w:rsidRPr="00337CED">
              <w:t>occur</w:t>
            </w:r>
            <w:proofErr w:type="gramEnd"/>
            <w:r w:rsidRPr="00337CED">
              <w:t xml:space="preserve"> just-in-time prior to the use of the respective tool</w:t>
            </w:r>
            <w:r w:rsidR="00516A2D">
              <w:t>.</w:t>
            </w:r>
          </w:p>
          <w:p w:rsidR="00CB3068" w:rsidRPr="00337CED" w:rsidRDefault="00CB3068" w:rsidP="001F56A0">
            <w:pPr>
              <w:pStyle w:val="USDATableBullet"/>
            </w:pPr>
            <w:r w:rsidRPr="00337CED">
              <w:t>These presentation-based workshops require a meeting room / auditorium with standard audio-visual facilities as well as any necessary software loaded onto each PC</w:t>
            </w:r>
            <w:r w:rsidR="00516A2D">
              <w:t>.</w:t>
            </w:r>
          </w:p>
        </w:tc>
      </w:tr>
      <w:tr w:rsidR="00CB3068" w:rsidTr="001F56A0">
        <w:tc>
          <w:tcPr>
            <w:tcW w:w="1800" w:type="dxa"/>
          </w:tcPr>
          <w:p w:rsidR="00CB3068" w:rsidRPr="00BA0F48" w:rsidRDefault="00CB3068" w:rsidP="001F56A0">
            <w:pPr>
              <w:pStyle w:val="USDATableBody"/>
              <w:jc w:val="left"/>
              <w:rPr>
                <w:b/>
              </w:rPr>
            </w:pPr>
            <w:r w:rsidRPr="00BA0F48">
              <w:rPr>
                <w:b/>
              </w:rPr>
              <w:t>SAP Level 1</w:t>
            </w:r>
          </w:p>
        </w:tc>
        <w:tc>
          <w:tcPr>
            <w:tcW w:w="7668" w:type="dxa"/>
          </w:tcPr>
          <w:p w:rsidR="00CB3068" w:rsidRPr="00337CED" w:rsidRDefault="00CB3068" w:rsidP="001F56A0">
            <w:pPr>
              <w:pStyle w:val="USDATableBullet"/>
            </w:pPr>
            <w:r w:rsidRPr="00337CED">
              <w:t>SAP Overview and Basic Navigation sessions are for process team members who have no prior SAP experience or training</w:t>
            </w:r>
            <w:r w:rsidR="00516A2D">
              <w:t>.</w:t>
            </w:r>
          </w:p>
          <w:p w:rsidR="00CB3068" w:rsidRPr="00337CED" w:rsidRDefault="00CB3068" w:rsidP="001F56A0">
            <w:pPr>
              <w:pStyle w:val="USDATableBullet"/>
            </w:pPr>
            <w:r w:rsidRPr="00337CED">
              <w:t>Training to cover basic terms and concepts of SAP and methods for navigation and will be conducted by a third-party vendor</w:t>
            </w:r>
            <w:r w:rsidR="00516A2D">
              <w:t>.</w:t>
            </w:r>
          </w:p>
          <w:p w:rsidR="00CB3068" w:rsidRPr="00337CED" w:rsidRDefault="00CB3068" w:rsidP="001F56A0">
            <w:pPr>
              <w:pStyle w:val="USDATableBullet"/>
            </w:pPr>
            <w:r w:rsidRPr="00337CED">
              <w:t>Requires a training facility with networked PCs and connection to the LAN to provide hands-on training outside of a SAP training facility</w:t>
            </w:r>
            <w:r w:rsidR="00516A2D">
              <w:t>.</w:t>
            </w:r>
          </w:p>
        </w:tc>
      </w:tr>
      <w:tr w:rsidR="00CB3068" w:rsidTr="001F56A0">
        <w:tc>
          <w:tcPr>
            <w:tcW w:w="1800" w:type="dxa"/>
          </w:tcPr>
          <w:p w:rsidR="00CB3068" w:rsidRPr="00BA0F48" w:rsidRDefault="00CB3068" w:rsidP="001F56A0">
            <w:pPr>
              <w:pStyle w:val="USDATableBody"/>
              <w:jc w:val="left"/>
              <w:rPr>
                <w:b/>
              </w:rPr>
            </w:pPr>
            <w:r w:rsidRPr="00BA0F48">
              <w:rPr>
                <w:b/>
              </w:rPr>
              <w:t>SAP Level 2</w:t>
            </w:r>
          </w:p>
        </w:tc>
        <w:tc>
          <w:tcPr>
            <w:tcW w:w="7668" w:type="dxa"/>
          </w:tcPr>
          <w:p w:rsidR="00CB3068" w:rsidRPr="00337CED" w:rsidRDefault="00CB3068" w:rsidP="001F56A0">
            <w:pPr>
              <w:pStyle w:val="USDATableBullet"/>
            </w:pPr>
            <w:r w:rsidRPr="00337CED">
              <w:t>SAP Process Overview Classes are required introductory and in-depth training across the various processes and modules</w:t>
            </w:r>
            <w:r w:rsidR="00516A2D">
              <w:t>.</w:t>
            </w:r>
          </w:p>
          <w:p w:rsidR="00CB3068" w:rsidRPr="00337CED" w:rsidRDefault="00CB3068" w:rsidP="001F56A0">
            <w:pPr>
              <w:pStyle w:val="USDATableBullet"/>
            </w:pPr>
            <w:r w:rsidRPr="00337CED">
              <w:t>After attending these overviews, team members will attend the appropriate detail process and configuration training, based on their job role and skill assessment</w:t>
            </w:r>
            <w:r w:rsidR="00516A2D">
              <w:t>.</w:t>
            </w:r>
          </w:p>
          <w:p w:rsidR="00CB3068" w:rsidRPr="00337CED" w:rsidRDefault="00CB3068" w:rsidP="001F56A0">
            <w:pPr>
              <w:pStyle w:val="USDATableBullet"/>
            </w:pPr>
            <w:r w:rsidRPr="00337CED">
              <w:t>Training will be conducted by a third-party vendor</w:t>
            </w:r>
            <w:r w:rsidR="00516A2D">
              <w:t>.</w:t>
            </w:r>
          </w:p>
          <w:p w:rsidR="00CB3068" w:rsidRPr="00337CED" w:rsidRDefault="00CB3068" w:rsidP="001F56A0">
            <w:pPr>
              <w:pStyle w:val="USDATableBullet"/>
            </w:pPr>
            <w:r w:rsidRPr="00337CED">
              <w:t>Classes involve hands-on training, which will necessitate:</w:t>
            </w:r>
          </w:p>
          <w:p w:rsidR="00CB3068" w:rsidRPr="00337CED" w:rsidRDefault="00CB3068" w:rsidP="001F56A0">
            <w:pPr>
              <w:pStyle w:val="USDATableBullet"/>
            </w:pPr>
            <w:r w:rsidRPr="00337CED">
              <w:t>Access to a training instance of SAP</w:t>
            </w:r>
            <w:r w:rsidR="00516A2D">
              <w:t>.</w:t>
            </w:r>
          </w:p>
          <w:p w:rsidR="00CB3068" w:rsidRPr="00337CED" w:rsidRDefault="00CB3068" w:rsidP="001F56A0">
            <w:pPr>
              <w:pStyle w:val="USDATableBullet"/>
            </w:pPr>
            <w:r w:rsidRPr="00337CED">
              <w:t>Access to a separate SAP client of each concurrent class</w:t>
            </w:r>
            <w:r w:rsidR="00516A2D">
              <w:t>.</w:t>
            </w:r>
          </w:p>
          <w:p w:rsidR="00CB3068" w:rsidRPr="00337CED" w:rsidRDefault="00CB3068" w:rsidP="001F56A0">
            <w:pPr>
              <w:pStyle w:val="USDATableBullet"/>
            </w:pPr>
            <w:r w:rsidRPr="00337CED">
              <w:t>One PC per participant</w:t>
            </w:r>
            <w:r w:rsidR="00516A2D">
              <w:t>.</w:t>
            </w:r>
          </w:p>
          <w:p w:rsidR="00CB3068" w:rsidRPr="00337CED" w:rsidRDefault="00CB3068" w:rsidP="001F56A0">
            <w:pPr>
              <w:pStyle w:val="USDATableBullet"/>
            </w:pPr>
            <w:r w:rsidRPr="00337CED">
              <w:t>This training may be at a SAP location</w:t>
            </w:r>
            <w:r w:rsidR="00516A2D">
              <w:t>.</w:t>
            </w:r>
          </w:p>
          <w:p w:rsidR="00CB3068" w:rsidRPr="00337CED" w:rsidRDefault="00CB3068" w:rsidP="001F56A0">
            <w:pPr>
              <w:pStyle w:val="USDATableBullet"/>
            </w:pPr>
            <w:r w:rsidRPr="00337CED">
              <w:t>All content will be provided by SAP</w:t>
            </w:r>
            <w:r w:rsidR="00516A2D">
              <w:t>.</w:t>
            </w:r>
          </w:p>
        </w:tc>
      </w:tr>
      <w:tr w:rsidR="00CB3068" w:rsidTr="001F56A0">
        <w:tc>
          <w:tcPr>
            <w:tcW w:w="1800" w:type="dxa"/>
          </w:tcPr>
          <w:p w:rsidR="00CB3068" w:rsidRPr="00BA0F48" w:rsidRDefault="00CB3068" w:rsidP="001F56A0">
            <w:pPr>
              <w:pStyle w:val="USDATableBody"/>
              <w:jc w:val="left"/>
              <w:rPr>
                <w:b/>
              </w:rPr>
            </w:pPr>
            <w:r w:rsidRPr="00BA0F48">
              <w:rPr>
                <w:b/>
              </w:rPr>
              <w:t>SAP Level 3</w:t>
            </w:r>
          </w:p>
        </w:tc>
        <w:tc>
          <w:tcPr>
            <w:tcW w:w="7668" w:type="dxa"/>
          </w:tcPr>
          <w:p w:rsidR="00CB3068" w:rsidRPr="00337CED" w:rsidRDefault="00CB3068" w:rsidP="001F56A0">
            <w:pPr>
              <w:pStyle w:val="USDATableBullet"/>
            </w:pPr>
            <w:r w:rsidRPr="00337CED">
              <w:t>SAP Detail Process/Configuration is more detailed “hands-on” configuration classes with a smaller audience and it is recommend enrollment in SAP Public Classes</w:t>
            </w:r>
            <w:r w:rsidR="00516A2D">
              <w:t>.</w:t>
            </w:r>
          </w:p>
          <w:p w:rsidR="00CB3068" w:rsidRPr="00337CED" w:rsidRDefault="00CB3068" w:rsidP="001F56A0">
            <w:pPr>
              <w:pStyle w:val="USDATableBullet"/>
            </w:pPr>
            <w:r w:rsidRPr="00337CED">
              <w:t>Most of this training will be at a SAP location</w:t>
            </w:r>
            <w:r w:rsidR="00516A2D">
              <w:t>.</w:t>
            </w:r>
          </w:p>
          <w:p w:rsidR="00CB3068" w:rsidRPr="00337CED" w:rsidRDefault="00CB3068" w:rsidP="001F56A0">
            <w:pPr>
              <w:pStyle w:val="USDATableBullet"/>
            </w:pPr>
            <w:r w:rsidRPr="00337CED">
              <w:t>All content will be provided by SAP</w:t>
            </w:r>
            <w:r w:rsidR="00516A2D">
              <w:t>.</w:t>
            </w:r>
          </w:p>
        </w:tc>
      </w:tr>
    </w:tbl>
    <w:p w:rsidR="00CB3068" w:rsidRDefault="00CB3068" w:rsidP="00CB3068">
      <w:pPr>
        <w:pStyle w:val="Caption"/>
      </w:pPr>
      <w:bookmarkStart w:id="39" w:name="_Toc307916772"/>
      <w:bookmarkStart w:id="40" w:name="_Toc332932131"/>
      <w:r>
        <w:t xml:space="preserve">Table </w:t>
      </w:r>
      <w:r w:rsidR="00F31D09">
        <w:fldChar w:fldCharType="begin"/>
      </w:r>
      <w:r>
        <w:instrText xml:space="preserve"> SEQ Table \* ARABIC </w:instrText>
      </w:r>
      <w:r w:rsidR="00F31D09">
        <w:fldChar w:fldCharType="separate"/>
      </w:r>
      <w:r w:rsidR="001C6371">
        <w:rPr>
          <w:noProof/>
        </w:rPr>
        <w:t>1</w:t>
      </w:r>
      <w:r w:rsidR="00F31D09">
        <w:fldChar w:fldCharType="end"/>
      </w:r>
      <w:r>
        <w:t>: Training Delivery Modes and Logistic Requirements</w:t>
      </w:r>
      <w:bookmarkEnd w:id="39"/>
      <w:bookmarkEnd w:id="40"/>
    </w:p>
    <w:p w:rsidR="00CB3068" w:rsidRDefault="00CB3068" w:rsidP="00CB3068">
      <w:pPr>
        <w:pStyle w:val="USDAHeading2"/>
      </w:pPr>
      <w:bookmarkStart w:id="41" w:name="_Toc307916663"/>
      <w:bookmarkStart w:id="42" w:name="_Toc335924026"/>
      <w:r>
        <w:t>SAP Training Environment for Project Team Training</w:t>
      </w:r>
      <w:bookmarkEnd w:id="41"/>
      <w:bookmarkEnd w:id="42"/>
    </w:p>
    <w:p w:rsidR="00CB3068" w:rsidRDefault="00CB3068" w:rsidP="00CB3068">
      <w:pPr>
        <w:pStyle w:val="USDABody"/>
      </w:pPr>
      <w:r>
        <w:t>The MIDAS SAP training environment is not applicable for project team training with exception of third-party-provided training (</w:t>
      </w:r>
      <w:proofErr w:type="spellStart"/>
      <w:r>
        <w:t>Carah</w:t>
      </w:r>
      <w:r w:rsidR="004F5484">
        <w:t>s</w:t>
      </w:r>
      <w:r>
        <w:t>oft</w:t>
      </w:r>
      <w:proofErr w:type="spellEnd"/>
      <w:r>
        <w:t>). The third-party vendor will be responsible for all training materials and environments for generic SAP training as outlined in Section 3.2.</w:t>
      </w:r>
    </w:p>
    <w:p w:rsidR="00CB3068" w:rsidRDefault="00CB3068" w:rsidP="00CB3068">
      <w:pPr>
        <w:pStyle w:val="USDAHeading2"/>
      </w:pPr>
      <w:bookmarkStart w:id="43" w:name="_Toc307916664"/>
      <w:bookmarkStart w:id="44" w:name="_Toc335924027"/>
      <w:r>
        <w:t>Project Team Training Delivery Alternatives</w:t>
      </w:r>
      <w:bookmarkEnd w:id="43"/>
      <w:bookmarkEnd w:id="44"/>
    </w:p>
    <w:p w:rsidR="00CB3068" w:rsidRDefault="00CB3068" w:rsidP="00CB3068">
      <w:pPr>
        <w:pStyle w:val="USDABody"/>
      </w:pPr>
      <w:r>
        <w:t xml:space="preserve">The most significant component of the curriculum is the SAP training and it is the delivery </w:t>
      </w:r>
      <w:r>
        <w:lastRenderedPageBreak/>
        <w:t>options related to this training that are discussed in more detail below. All SAP courses are generic in nature and will not be customized to the MIDAS solution.</w:t>
      </w:r>
    </w:p>
    <w:p w:rsidR="00CB3068" w:rsidRDefault="00CB3068" w:rsidP="00CB3068">
      <w:pPr>
        <w:pStyle w:val="USDAHeading3"/>
      </w:pPr>
      <w:bookmarkStart w:id="45" w:name="_Toc307916665"/>
      <w:bookmarkStart w:id="46" w:name="_Toc335924028"/>
      <w:r>
        <w:t>SAP America Program</w:t>
      </w:r>
      <w:bookmarkEnd w:id="45"/>
      <w:bookmarkEnd w:id="46"/>
    </w:p>
    <w:p w:rsidR="00CB3068" w:rsidRDefault="00CB3068" w:rsidP="00CB3068">
      <w:pPr>
        <w:pStyle w:val="USDABody"/>
      </w:pPr>
      <w:r>
        <w:t>SAP America offers training for project team members through their training centers situated around the U.S. They offer all levels of SAP training with generic content in public classes.</w:t>
      </w:r>
    </w:p>
    <w:p w:rsidR="00CB3068" w:rsidRDefault="00CB3068" w:rsidP="00CB3068">
      <w:pPr>
        <w:pStyle w:val="USDAHeading3"/>
      </w:pPr>
      <w:bookmarkStart w:id="47" w:name="_Toc307916666"/>
      <w:bookmarkStart w:id="48" w:name="_Toc335924029"/>
      <w:r>
        <w:t>SAP America Onsite Training</w:t>
      </w:r>
      <w:bookmarkEnd w:id="47"/>
      <w:bookmarkEnd w:id="48"/>
    </w:p>
    <w:p w:rsidR="00CB3068" w:rsidRDefault="00CB3068" w:rsidP="00CB3068">
      <w:pPr>
        <w:pStyle w:val="USDABody"/>
      </w:pPr>
      <w:r>
        <w:t>SAP courses may also be delivered onsite at either an FSA facility or the MIDAS project location by SAP America trainers. Where more than 8 people need to attend the same course, it becomes cost effective to bring an SAP Trainer onsite.</w:t>
      </w:r>
    </w:p>
    <w:p w:rsidR="00CB3068" w:rsidRDefault="00CB3068" w:rsidP="00CB3068">
      <w:pPr>
        <w:pStyle w:val="USDABody"/>
      </w:pPr>
      <w:r>
        <w:t xml:space="preserve">For FSA MIDAS project team training, we anticipate using a combination of </w:t>
      </w:r>
      <w:proofErr w:type="gramStart"/>
      <w:r>
        <w:t>On</w:t>
      </w:r>
      <w:proofErr w:type="gramEnd"/>
      <w:r>
        <w:t xml:space="preserve">- and Offsite Training through the service offerings of </w:t>
      </w:r>
      <w:proofErr w:type="spellStart"/>
      <w:r>
        <w:t>Carahsoft</w:t>
      </w:r>
      <w:proofErr w:type="spellEnd"/>
      <w:r>
        <w:t>.</w:t>
      </w:r>
    </w:p>
    <w:p w:rsidR="00CB3068" w:rsidRDefault="00CB3068" w:rsidP="00CB3068">
      <w:pPr>
        <w:pStyle w:val="USDAHeading2"/>
      </w:pPr>
      <w:bookmarkStart w:id="49" w:name="_Toc307916667"/>
      <w:bookmarkStart w:id="50" w:name="_Toc335924030"/>
      <w:r>
        <w:t>Training Curriculums</w:t>
      </w:r>
      <w:bookmarkEnd w:id="49"/>
      <w:bookmarkEnd w:id="50"/>
    </w:p>
    <w:p w:rsidR="00CB3068" w:rsidRDefault="00CB3068" w:rsidP="00CB3068">
      <w:pPr>
        <w:pStyle w:val="USDABody"/>
      </w:pPr>
      <w:r>
        <w:t>Training curriculums will be presented as learning maps for each role in the following sections and are designed to meet the training needs of each of the functional areas identified. Learning maps are based on SAP roles and will be compiled to identify the courses and sequencing of the training for each specific role. The sequence of courses is important in identifying prerequisites for courses, as well as maximizing the learning experience by building upon the skills learned in each course.</w:t>
      </w:r>
    </w:p>
    <w:p w:rsidR="00CB3068" w:rsidRDefault="00CB3068" w:rsidP="00CB3068">
      <w:pPr>
        <w:pStyle w:val="USDABody"/>
      </w:pPr>
      <w:r>
        <w:t xml:space="preserve">Workshops will be delivered </w:t>
      </w:r>
      <w:r w:rsidRPr="00F50563">
        <w:rPr>
          <w:szCs w:val="22"/>
        </w:rPr>
        <w:t>“</w:t>
      </w:r>
      <w:r w:rsidRPr="00F50563">
        <w:rPr>
          <w:rFonts w:eastAsia="Calibri"/>
          <w:bCs w:val="0"/>
          <w:iCs w:val="0"/>
          <w:szCs w:val="22"/>
        </w:rPr>
        <w:t>Just in Time</w:t>
      </w:r>
      <w:r w:rsidRPr="00F50563">
        <w:rPr>
          <w:szCs w:val="22"/>
        </w:rPr>
        <w:t>”</w:t>
      </w:r>
      <w:r w:rsidRPr="00F50563">
        <w:rPr>
          <w:sz w:val="28"/>
        </w:rPr>
        <w:t xml:space="preserve"> </w:t>
      </w:r>
      <w:r>
        <w:t xml:space="preserve">whenever possible to maximize retention of information while ensuring all team members are properly equipped to carry out the activities in each phase of the project implementation. </w:t>
      </w:r>
    </w:p>
    <w:p w:rsidR="00CB3068" w:rsidRDefault="00CB3068" w:rsidP="00CB3068">
      <w:pPr>
        <w:pStyle w:val="USDABody"/>
      </w:pPr>
      <w:r>
        <w:t>The order in which the workshops are to be scheduled is based on several criteria:</w:t>
      </w:r>
    </w:p>
    <w:p w:rsidR="00CB3068" w:rsidRDefault="00CB3068" w:rsidP="00CB3068">
      <w:pPr>
        <w:pStyle w:val="USDABullet1"/>
      </w:pPr>
      <w:r>
        <w:t>Dependencies between workshops – certain workshops are pre-requisites for others and will be scheduled first</w:t>
      </w:r>
      <w:r w:rsidR="00516A2D">
        <w:t>.</w:t>
      </w:r>
    </w:p>
    <w:p w:rsidR="00CB3068" w:rsidRDefault="00CB3068" w:rsidP="00CB3068">
      <w:pPr>
        <w:pStyle w:val="USDABullet1"/>
      </w:pPr>
      <w:r>
        <w:t>Relevance of workshops to the roles and responsibilities of the audience – the workshops will cover the SAP functionality most fundamental to the business process focus of the audience</w:t>
      </w:r>
      <w:r w:rsidR="00516A2D">
        <w:t>.</w:t>
      </w:r>
    </w:p>
    <w:p w:rsidR="00CB3068" w:rsidRDefault="00CB3068" w:rsidP="00CB3068">
      <w:pPr>
        <w:pStyle w:val="USDABullet1"/>
      </w:pPr>
      <w:r>
        <w:t>Availability of participants – to avoid repeating workshops for sub-sets of the audience, workshops are to be scheduled to accommodate the training schedule of all participants whenever possible</w:t>
      </w:r>
      <w:r w:rsidR="00516A2D">
        <w:t>.</w:t>
      </w:r>
    </w:p>
    <w:p w:rsidR="00CB3068" w:rsidRDefault="00CB3068" w:rsidP="00CB3068">
      <w:pPr>
        <w:pStyle w:val="USDAHeading2"/>
      </w:pPr>
      <w:bookmarkStart w:id="51" w:name="_Toc307916668"/>
      <w:bookmarkStart w:id="52" w:name="_Toc335924031"/>
      <w:r>
        <w:t>Training Calendaring and Scheduling</w:t>
      </w:r>
      <w:bookmarkEnd w:id="51"/>
      <w:bookmarkEnd w:id="52"/>
    </w:p>
    <w:p w:rsidR="00CB3068" w:rsidRDefault="00CB3068" w:rsidP="00CB3068">
      <w:pPr>
        <w:pStyle w:val="USDABody"/>
      </w:pPr>
      <w:r>
        <w:t xml:space="preserve">The MIDAS SI </w:t>
      </w:r>
      <w:r w:rsidR="0095215C">
        <w:t>Training L</w:t>
      </w:r>
      <w:r>
        <w:t>ead will propose to the FSA an education and training calendar that is based on role or individual curriculum. FSA will manage the scheduling of all third-party sessions, rooms, and attendees. A graphic depiction of the proposed process is included on the next page.</w:t>
      </w:r>
    </w:p>
    <w:p w:rsidR="00CB3068" w:rsidRDefault="00CB3068" w:rsidP="00CB3068">
      <w:pPr>
        <w:pStyle w:val="USDABody"/>
      </w:pPr>
    </w:p>
    <w:p w:rsidR="00CB3068" w:rsidRDefault="00CB3068" w:rsidP="00CB3068">
      <w:pPr>
        <w:pStyle w:val="USDABody"/>
        <w:keepNext/>
        <w:jc w:val="center"/>
      </w:pPr>
      <w:r w:rsidRPr="00BA0F48">
        <w:rPr>
          <w:noProof/>
        </w:rPr>
        <w:drawing>
          <wp:inline distT="0" distB="0" distL="0" distR="0">
            <wp:extent cx="5504688" cy="34747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504688" cy="3474720"/>
                    </a:xfrm>
                    <a:prstGeom prst="rect">
                      <a:avLst/>
                    </a:prstGeom>
                  </pic:spPr>
                </pic:pic>
              </a:graphicData>
            </a:graphic>
          </wp:inline>
        </w:drawing>
      </w:r>
    </w:p>
    <w:p w:rsidR="00CB3068" w:rsidRDefault="00CB3068" w:rsidP="00CB3068">
      <w:pPr>
        <w:pStyle w:val="Caption"/>
      </w:pPr>
      <w:bookmarkStart w:id="53" w:name="_Toc307916763"/>
      <w:bookmarkStart w:id="54" w:name="_Toc332932123"/>
      <w:r>
        <w:t xml:space="preserve">Figure </w:t>
      </w:r>
      <w:r w:rsidR="00F31D09">
        <w:fldChar w:fldCharType="begin"/>
      </w:r>
      <w:r>
        <w:instrText xml:space="preserve"> SEQ Figure \* ARABIC </w:instrText>
      </w:r>
      <w:r w:rsidR="00F31D09">
        <w:fldChar w:fldCharType="separate"/>
      </w:r>
      <w:r w:rsidR="001C6371">
        <w:rPr>
          <w:noProof/>
        </w:rPr>
        <w:t>1</w:t>
      </w:r>
      <w:r w:rsidR="00F31D09">
        <w:fldChar w:fldCharType="end"/>
      </w:r>
      <w:r>
        <w:t>: FSA MIDAS Project Team Training Scheduling</w:t>
      </w:r>
      <w:bookmarkEnd w:id="53"/>
      <w:bookmarkEnd w:id="54"/>
    </w:p>
    <w:p w:rsidR="00CB3068" w:rsidRDefault="00CB3068" w:rsidP="00CB3068">
      <w:pPr>
        <w:pStyle w:val="USDABody"/>
      </w:pPr>
      <w:r>
        <w:t xml:space="preserve">The third-party training vendor(s) will provide a monthly recap of training delivery and team participation to the MIDAS SI </w:t>
      </w:r>
      <w:r w:rsidR="00C22F46">
        <w:t>T</w:t>
      </w:r>
      <w:r>
        <w:t xml:space="preserve">raining </w:t>
      </w:r>
      <w:r w:rsidR="00C22F46">
        <w:t>L</w:t>
      </w:r>
      <w:r>
        <w:t xml:space="preserve">ead. The MIDAS SI </w:t>
      </w:r>
      <w:r w:rsidR="00C22F46">
        <w:t>T</w:t>
      </w:r>
      <w:r>
        <w:t xml:space="preserve">raining </w:t>
      </w:r>
      <w:r w:rsidR="00C22F46">
        <w:t>L</w:t>
      </w:r>
      <w:r>
        <w:t xml:space="preserve">ead will incorporate that information along with any SI-led training metric and provide a monthly recap to the FSA OCM </w:t>
      </w:r>
      <w:commentRangeStart w:id="55"/>
      <w:commentRangeStart w:id="56"/>
      <w:r>
        <w:t>lead</w:t>
      </w:r>
      <w:commentRangeEnd w:id="55"/>
      <w:r w:rsidR="00A62D03">
        <w:rPr>
          <w:rStyle w:val="CommentReference"/>
          <w:rFonts w:ascii="Calibri" w:hAnsi="Calibri"/>
          <w:bCs w:val="0"/>
          <w:iCs w:val="0"/>
        </w:rPr>
        <w:commentReference w:id="55"/>
      </w:r>
      <w:commentRangeEnd w:id="56"/>
      <w:r w:rsidR="00A62D03">
        <w:rPr>
          <w:rStyle w:val="CommentReference"/>
          <w:rFonts w:ascii="Calibri" w:hAnsi="Calibri"/>
          <w:bCs w:val="0"/>
          <w:iCs w:val="0"/>
        </w:rPr>
        <w:commentReference w:id="56"/>
      </w:r>
      <w:r>
        <w:t>.</w:t>
      </w:r>
    </w:p>
    <w:p w:rsidR="00CB3068" w:rsidRDefault="00CB3068" w:rsidP="00CB3068">
      <w:pPr>
        <w:pStyle w:val="USDAHeading2"/>
      </w:pPr>
      <w:bookmarkStart w:id="57" w:name="_Toc307916669"/>
      <w:bookmarkStart w:id="58" w:name="_Toc335924032"/>
      <w:r>
        <w:t>Critical Success Factors</w:t>
      </w:r>
      <w:bookmarkEnd w:id="57"/>
      <w:bookmarkEnd w:id="58"/>
    </w:p>
    <w:p w:rsidR="00CB3068" w:rsidRDefault="00CB3068" w:rsidP="00CB3068">
      <w:pPr>
        <w:pStyle w:val="USDABody"/>
      </w:pPr>
      <w:r>
        <w:t>To ensure the success of this training strategy and plan, several groups must participate with distinct roles and responsibilities. Though the Organizational Change Management/Training team has the primary responsibility for the training efforts, other groups need to support the effort as outlined below: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10"/>
        <w:gridCol w:w="6480"/>
      </w:tblGrid>
      <w:tr w:rsidR="00CB3068" w:rsidRPr="006F203D" w:rsidTr="001F56A0">
        <w:trPr>
          <w:tblHeader/>
        </w:trPr>
        <w:tc>
          <w:tcPr>
            <w:tcW w:w="2610" w:type="dxa"/>
            <w:shd w:val="clear" w:color="auto" w:fill="004800"/>
          </w:tcPr>
          <w:p w:rsidR="00CB3068" w:rsidRPr="00BA0F48" w:rsidRDefault="00CB3068" w:rsidP="001F56A0">
            <w:pPr>
              <w:jc w:val="center"/>
              <w:rPr>
                <w:rFonts w:ascii="Times New Roman" w:hAnsi="Times New Roman"/>
                <w:b/>
                <w:color w:val="FFFFFF" w:themeColor="background1"/>
              </w:rPr>
            </w:pPr>
            <w:r w:rsidRPr="00BA0F48">
              <w:rPr>
                <w:rFonts w:ascii="Times New Roman" w:hAnsi="Times New Roman"/>
                <w:b/>
                <w:color w:val="FFFFFF" w:themeColor="background1"/>
              </w:rPr>
              <w:t>Team</w:t>
            </w:r>
          </w:p>
        </w:tc>
        <w:tc>
          <w:tcPr>
            <w:tcW w:w="6480" w:type="dxa"/>
            <w:shd w:val="clear" w:color="auto" w:fill="004800"/>
          </w:tcPr>
          <w:p w:rsidR="00CB3068" w:rsidRPr="00BA0F48" w:rsidRDefault="00CB3068" w:rsidP="001F56A0">
            <w:pPr>
              <w:jc w:val="center"/>
              <w:rPr>
                <w:rFonts w:ascii="Times New Roman" w:hAnsi="Times New Roman"/>
                <w:b/>
                <w:color w:val="FFFFFF" w:themeColor="background1"/>
              </w:rPr>
            </w:pPr>
            <w:r w:rsidRPr="00BA0F48">
              <w:rPr>
                <w:rFonts w:ascii="Times New Roman" w:hAnsi="Times New Roman"/>
                <w:b/>
                <w:color w:val="FFFFFF" w:themeColor="background1"/>
              </w:rPr>
              <w:t>Responsibility</w:t>
            </w:r>
          </w:p>
        </w:tc>
      </w:tr>
      <w:tr w:rsidR="00CB3068" w:rsidRPr="002A628A" w:rsidTr="001F56A0">
        <w:tc>
          <w:tcPr>
            <w:tcW w:w="2610" w:type="dxa"/>
          </w:tcPr>
          <w:p w:rsidR="00CB3068" w:rsidRPr="00BA0F48" w:rsidRDefault="00CB3068" w:rsidP="001F56A0">
            <w:pPr>
              <w:pStyle w:val="USDATableBody"/>
              <w:jc w:val="left"/>
              <w:rPr>
                <w:b/>
              </w:rPr>
            </w:pPr>
            <w:r w:rsidRPr="00BA0F48">
              <w:rPr>
                <w:b/>
              </w:rPr>
              <w:t>All Teams</w:t>
            </w:r>
          </w:p>
        </w:tc>
        <w:tc>
          <w:tcPr>
            <w:tcW w:w="6480" w:type="dxa"/>
          </w:tcPr>
          <w:p w:rsidR="00CB3068" w:rsidRPr="00F50563" w:rsidRDefault="00CB3068" w:rsidP="001F56A0">
            <w:pPr>
              <w:pStyle w:val="USDATableBullet"/>
              <w:rPr>
                <w:color w:val="auto"/>
              </w:rPr>
            </w:pPr>
            <w:r w:rsidRPr="00F50563">
              <w:rPr>
                <w:color w:val="auto"/>
              </w:rPr>
              <w:t>Make a commitment to training by building the appropriate time for training into the Work plan</w:t>
            </w:r>
            <w:r w:rsidR="00516A2D">
              <w:rPr>
                <w:color w:val="auto"/>
              </w:rPr>
              <w:t>.</w:t>
            </w:r>
          </w:p>
          <w:p w:rsidR="00CB3068" w:rsidRPr="00337CED" w:rsidRDefault="00CB3068" w:rsidP="001F56A0">
            <w:pPr>
              <w:pStyle w:val="USDATableBullet"/>
            </w:pPr>
            <w:r w:rsidRPr="00F50563">
              <w:rPr>
                <w:color w:val="auto"/>
              </w:rPr>
              <w:t>Maintain a team environment that fosters continuous learning by encouraging team members to experiment with newly learned ideas and skills</w:t>
            </w:r>
            <w:r w:rsidR="00516A2D">
              <w:rPr>
                <w:color w:val="auto"/>
              </w:rPr>
              <w:t>.</w:t>
            </w:r>
          </w:p>
        </w:tc>
      </w:tr>
      <w:tr w:rsidR="00CB3068" w:rsidRPr="002A628A" w:rsidTr="001F56A0">
        <w:tc>
          <w:tcPr>
            <w:tcW w:w="2610" w:type="dxa"/>
          </w:tcPr>
          <w:p w:rsidR="00CB3068" w:rsidRPr="00BA0F48" w:rsidRDefault="00CB3068" w:rsidP="001F56A0">
            <w:pPr>
              <w:pStyle w:val="USDATableBody"/>
              <w:jc w:val="left"/>
              <w:rPr>
                <w:b/>
              </w:rPr>
            </w:pPr>
            <w:r w:rsidRPr="00BA0F48">
              <w:rPr>
                <w:b/>
              </w:rPr>
              <w:t>Organizational Change Management/Training Team (OCM)</w:t>
            </w:r>
          </w:p>
        </w:tc>
        <w:tc>
          <w:tcPr>
            <w:tcW w:w="6480" w:type="dxa"/>
          </w:tcPr>
          <w:p w:rsidR="00CB3068" w:rsidRPr="00337CED" w:rsidRDefault="00CB3068" w:rsidP="001F56A0">
            <w:pPr>
              <w:pStyle w:val="USDATableBullet"/>
            </w:pPr>
            <w:r w:rsidRPr="00337CED">
              <w:t>Identify and document training needs</w:t>
            </w:r>
            <w:r w:rsidR="00516A2D">
              <w:t>.</w:t>
            </w:r>
          </w:p>
          <w:p w:rsidR="00CB3068" w:rsidRPr="00337CED" w:rsidRDefault="00CB3068" w:rsidP="001F56A0">
            <w:pPr>
              <w:pStyle w:val="USDATableBullet"/>
            </w:pPr>
            <w:r w:rsidRPr="00337CED">
              <w:t>Coordinate the training logistics (i.e., facilities, equipment, etc.) as appropriate</w:t>
            </w:r>
            <w:r w:rsidR="00516A2D">
              <w:t>.</w:t>
            </w:r>
          </w:p>
          <w:p w:rsidR="00CB3068" w:rsidRPr="00337CED" w:rsidRDefault="00CB3068" w:rsidP="001F56A0">
            <w:pPr>
              <w:pStyle w:val="USDATableBullet"/>
            </w:pPr>
            <w:r w:rsidRPr="00337CED">
              <w:t>Communicate course offerings</w:t>
            </w:r>
            <w:r w:rsidR="00516A2D">
              <w:t>.</w:t>
            </w:r>
          </w:p>
          <w:p w:rsidR="00CB3068" w:rsidRPr="00337CED" w:rsidRDefault="00CB3068" w:rsidP="001F56A0">
            <w:pPr>
              <w:pStyle w:val="USDATableBullet"/>
            </w:pPr>
            <w:r w:rsidRPr="00337CED">
              <w:lastRenderedPageBreak/>
              <w:t>Maintain complete and accurate training records</w:t>
            </w:r>
            <w:r w:rsidR="00516A2D">
              <w:t>.</w:t>
            </w:r>
          </w:p>
          <w:p w:rsidR="00CB3068" w:rsidRPr="00337CED" w:rsidRDefault="00CB3068" w:rsidP="001F56A0">
            <w:pPr>
              <w:pStyle w:val="USDATableBullet"/>
            </w:pPr>
            <w:r w:rsidRPr="00337CED">
              <w:t>Identify specific developmental needs around change leadership and team building for the core/project team</w:t>
            </w:r>
            <w:r w:rsidR="00516A2D">
              <w:t>.</w:t>
            </w:r>
          </w:p>
          <w:p w:rsidR="00CB3068" w:rsidRPr="00337CED" w:rsidRDefault="00CB3068" w:rsidP="001F56A0">
            <w:pPr>
              <w:pStyle w:val="USDATableBullet"/>
            </w:pPr>
            <w:r w:rsidRPr="00337CED">
              <w:t>Identify pre-existing courses to fulfill change leadership and team building training needs, where appropriate</w:t>
            </w:r>
            <w:r w:rsidR="00516A2D">
              <w:t>.</w:t>
            </w:r>
          </w:p>
          <w:p w:rsidR="00CB3068" w:rsidRPr="00337CED" w:rsidRDefault="00CB3068" w:rsidP="001F56A0">
            <w:pPr>
              <w:pStyle w:val="USDATableBullet"/>
            </w:pPr>
            <w:r w:rsidRPr="00337CED">
              <w:t>Customize/develop change leadership and team building courses where pre-existing courses are unavailable</w:t>
            </w:r>
            <w:r w:rsidR="00516A2D">
              <w:t>.</w:t>
            </w:r>
          </w:p>
        </w:tc>
      </w:tr>
      <w:tr w:rsidR="00CB3068" w:rsidRPr="002A628A" w:rsidTr="001F56A0">
        <w:trPr>
          <w:trHeight w:val="809"/>
        </w:trPr>
        <w:tc>
          <w:tcPr>
            <w:tcW w:w="2610" w:type="dxa"/>
          </w:tcPr>
          <w:p w:rsidR="00CB3068" w:rsidRPr="00BA0F48" w:rsidRDefault="00CB3068" w:rsidP="001F56A0">
            <w:pPr>
              <w:pStyle w:val="USDATableBody"/>
              <w:jc w:val="left"/>
              <w:rPr>
                <w:b/>
              </w:rPr>
            </w:pPr>
            <w:r w:rsidRPr="00BA0F48">
              <w:rPr>
                <w:b/>
              </w:rPr>
              <w:lastRenderedPageBreak/>
              <w:t>Process Teams</w:t>
            </w:r>
          </w:p>
        </w:tc>
        <w:tc>
          <w:tcPr>
            <w:tcW w:w="6480" w:type="dxa"/>
          </w:tcPr>
          <w:p w:rsidR="00CB3068" w:rsidRPr="00337CED" w:rsidRDefault="00CB3068" w:rsidP="001F56A0">
            <w:pPr>
              <w:pStyle w:val="USDATableBullet"/>
            </w:pPr>
            <w:r w:rsidRPr="00337CED">
              <w:t>Help determine team and individual training needs</w:t>
            </w:r>
            <w:r w:rsidR="00516A2D">
              <w:t>.</w:t>
            </w:r>
          </w:p>
          <w:p w:rsidR="00CB3068" w:rsidRPr="00337CED" w:rsidRDefault="00CB3068" w:rsidP="001F56A0">
            <w:pPr>
              <w:pStyle w:val="USDATableBullet"/>
            </w:pPr>
            <w:r w:rsidRPr="00337CED">
              <w:t>Coordinate the scheduling of courses and attendees with the OCM team</w:t>
            </w:r>
            <w:r w:rsidR="00516A2D">
              <w:t>.</w:t>
            </w:r>
          </w:p>
        </w:tc>
      </w:tr>
      <w:tr w:rsidR="00CB3068" w:rsidRPr="002A628A" w:rsidTr="001F56A0">
        <w:trPr>
          <w:trHeight w:val="809"/>
        </w:trPr>
        <w:tc>
          <w:tcPr>
            <w:tcW w:w="2610" w:type="dxa"/>
          </w:tcPr>
          <w:p w:rsidR="00CB3068" w:rsidRPr="00BA0F48" w:rsidRDefault="00CB3068" w:rsidP="001F56A0">
            <w:pPr>
              <w:pStyle w:val="USDATableBody"/>
              <w:jc w:val="left"/>
              <w:rPr>
                <w:b/>
              </w:rPr>
            </w:pPr>
            <w:r w:rsidRPr="00BA0F48">
              <w:rPr>
                <w:b/>
              </w:rPr>
              <w:t>Technology, Security and Controls Team</w:t>
            </w:r>
          </w:p>
        </w:tc>
        <w:tc>
          <w:tcPr>
            <w:tcW w:w="6480" w:type="dxa"/>
          </w:tcPr>
          <w:p w:rsidR="00CB3068" w:rsidRPr="00337CED" w:rsidRDefault="00CB3068" w:rsidP="001F56A0">
            <w:pPr>
              <w:pStyle w:val="USDATableBullet"/>
            </w:pPr>
            <w:r w:rsidRPr="00337CED">
              <w:t>Help determine team and individual training needs</w:t>
            </w:r>
            <w:r w:rsidR="00516A2D">
              <w:t>.</w:t>
            </w:r>
          </w:p>
          <w:p w:rsidR="00CB3068" w:rsidRPr="00337CED" w:rsidRDefault="00CB3068" w:rsidP="001F56A0">
            <w:pPr>
              <w:pStyle w:val="USDATableBullet"/>
            </w:pPr>
            <w:r w:rsidRPr="00337CED">
              <w:t>Coordinate the scheduling of courses and attendees with the OCM team</w:t>
            </w:r>
            <w:r w:rsidR="00516A2D">
              <w:t>.</w:t>
            </w:r>
          </w:p>
        </w:tc>
      </w:tr>
      <w:tr w:rsidR="00CB3068" w:rsidRPr="002A628A" w:rsidTr="001F56A0">
        <w:trPr>
          <w:trHeight w:val="809"/>
        </w:trPr>
        <w:tc>
          <w:tcPr>
            <w:tcW w:w="2610" w:type="dxa"/>
          </w:tcPr>
          <w:p w:rsidR="00CB3068" w:rsidRPr="00BA0F48" w:rsidRDefault="00CB3068" w:rsidP="001F56A0">
            <w:pPr>
              <w:pStyle w:val="USDATableBody"/>
              <w:jc w:val="left"/>
              <w:rPr>
                <w:b/>
              </w:rPr>
            </w:pPr>
            <w:r w:rsidRPr="00BA0F48">
              <w:rPr>
                <w:b/>
              </w:rPr>
              <w:t>Project Management Office (PMO)</w:t>
            </w:r>
          </w:p>
        </w:tc>
        <w:tc>
          <w:tcPr>
            <w:tcW w:w="6480" w:type="dxa"/>
          </w:tcPr>
          <w:p w:rsidR="00CB3068" w:rsidRPr="00337CED" w:rsidRDefault="00CB3068" w:rsidP="001F56A0">
            <w:pPr>
              <w:pStyle w:val="USDATableBullet"/>
            </w:pPr>
            <w:r w:rsidRPr="00337CED">
              <w:t>Support the incorporation of education and training into the integrated program work plan</w:t>
            </w:r>
            <w:r w:rsidR="00516A2D">
              <w:t>.</w:t>
            </w:r>
          </w:p>
          <w:p w:rsidR="00CB3068" w:rsidRPr="00337CED" w:rsidRDefault="00CB3068" w:rsidP="001F56A0">
            <w:pPr>
              <w:pStyle w:val="USDATableBullet"/>
            </w:pPr>
            <w:r w:rsidRPr="00337CED">
              <w:t>Help determine team and individual training needs</w:t>
            </w:r>
            <w:r w:rsidR="00516A2D">
              <w:t>.</w:t>
            </w:r>
          </w:p>
        </w:tc>
      </w:tr>
    </w:tbl>
    <w:p w:rsidR="00CB3068" w:rsidRDefault="00CB3068" w:rsidP="00CB3068">
      <w:pPr>
        <w:pStyle w:val="Caption"/>
      </w:pPr>
      <w:bookmarkStart w:id="59" w:name="_Toc307916773"/>
      <w:bookmarkStart w:id="60" w:name="_Toc332932132"/>
      <w:r>
        <w:t xml:space="preserve">Table </w:t>
      </w:r>
      <w:r w:rsidR="00F31D09">
        <w:fldChar w:fldCharType="begin"/>
      </w:r>
      <w:r>
        <w:instrText xml:space="preserve"> SEQ Table \* ARABIC </w:instrText>
      </w:r>
      <w:r w:rsidR="00F31D09">
        <w:fldChar w:fldCharType="separate"/>
      </w:r>
      <w:r w:rsidR="001C6371">
        <w:rPr>
          <w:noProof/>
        </w:rPr>
        <w:t>2</w:t>
      </w:r>
      <w:r w:rsidR="00F31D09">
        <w:fldChar w:fldCharType="end"/>
      </w:r>
      <w:r>
        <w:t>: FSA MIDAS Project Team Training Critical Success Factors</w:t>
      </w:r>
      <w:bookmarkEnd w:id="59"/>
      <w:bookmarkEnd w:id="60"/>
    </w:p>
    <w:p w:rsidR="00CB3068" w:rsidRDefault="00CB3068" w:rsidP="00CB3068">
      <w:pPr>
        <w:pStyle w:val="USDABody"/>
      </w:pPr>
    </w:p>
    <w:p w:rsidR="00CB3068" w:rsidRDefault="00CB3068" w:rsidP="00CB3068">
      <w:pPr>
        <w:pStyle w:val="USDAHeading1"/>
      </w:pPr>
      <w:bookmarkStart w:id="61" w:name="_Toc307916670"/>
      <w:bookmarkStart w:id="62" w:name="_Toc335924033"/>
      <w:r>
        <w:t>FSA MIDAS Core Project Team Training</w:t>
      </w:r>
      <w:bookmarkEnd w:id="61"/>
      <w:bookmarkEnd w:id="62"/>
    </w:p>
    <w:p w:rsidR="00CB3068" w:rsidRDefault="00CB3068" w:rsidP="00CB3068">
      <w:pPr>
        <w:pStyle w:val="USDABody"/>
      </w:pPr>
      <w:r>
        <w:t>The implementation approach allows for FSA MIDAS Core project team members to work side-by-side with the SI, initially observing how to configure the system and then transitioning into taking the lead on system configuration. Prior to the start of configuration it is critical for the project team members to complete the appropriate Level 3 training so they understand the work being performed.</w:t>
      </w:r>
    </w:p>
    <w:p w:rsidR="00CB3068" w:rsidRDefault="00CB3068" w:rsidP="00CB3068">
      <w:pPr>
        <w:pStyle w:val="USDABody"/>
      </w:pPr>
      <w:r>
        <w:t xml:space="preserve">A thorough assessment of projected project team roles, as it relates to the anticipated solution, and the training requirements for each role, was conducted with SI work stream leads, integration managers, and program managers. Each role is mapped to a recommended learning path, and where possible each role also includes optional training leading to a certification path. Zero baseline knowledge of SAP was assumed for all roles. </w:t>
      </w:r>
    </w:p>
    <w:p w:rsidR="00CB3068" w:rsidRDefault="00CB3068" w:rsidP="00CB3068">
      <w:pPr>
        <w:pStyle w:val="USDABody"/>
      </w:pPr>
      <w:r>
        <w:t>Prior to assigning project team members to specific curricula, the following steps must be completed:</w:t>
      </w:r>
    </w:p>
    <w:p w:rsidR="00CB3068" w:rsidRDefault="00CB3068" w:rsidP="00CB3068">
      <w:pPr>
        <w:pStyle w:val="USDABullet1"/>
      </w:pPr>
      <w:r>
        <w:t>Confirm names of project team members assigned to the MIDAS Task Order 3 project</w:t>
      </w:r>
    </w:p>
    <w:p w:rsidR="00CB3068" w:rsidRDefault="00CB3068" w:rsidP="00CB3068">
      <w:pPr>
        <w:pStyle w:val="USDABullet1"/>
      </w:pPr>
      <w:r>
        <w:t>Confirm roles and responsibilities for each FSA MIDAS project team member and SMEs</w:t>
      </w:r>
    </w:p>
    <w:p w:rsidR="00CB3068" w:rsidRDefault="00CB3068" w:rsidP="00CB3068">
      <w:pPr>
        <w:pStyle w:val="USDABullet1"/>
      </w:pPr>
      <w:r>
        <w:t>Confirm any training already completed in earlier task orders</w:t>
      </w:r>
    </w:p>
    <w:p w:rsidR="00CB3068" w:rsidRDefault="00CB3068" w:rsidP="00CB3068">
      <w:pPr>
        <w:pStyle w:val="USDABullet1"/>
      </w:pPr>
      <w:r>
        <w:lastRenderedPageBreak/>
        <w:t>Align team members with training classes</w:t>
      </w:r>
    </w:p>
    <w:p w:rsidR="00CB3068" w:rsidRDefault="00CB3068" w:rsidP="00CB3068">
      <w:pPr>
        <w:pStyle w:val="USDABullet1"/>
      </w:pPr>
      <w:r>
        <w:t>Schedule training</w:t>
      </w:r>
    </w:p>
    <w:p w:rsidR="00CB3068" w:rsidRDefault="00CB3068" w:rsidP="00CB3068">
      <w:pPr>
        <w:pStyle w:val="USDAHeading2"/>
      </w:pPr>
      <w:bookmarkStart w:id="63" w:name="_Toc307916671"/>
      <w:bookmarkStart w:id="64" w:name="_Toc335924034"/>
      <w:r>
        <w:t>Core Project Team Roles and Responsibilities</w:t>
      </w:r>
      <w:bookmarkEnd w:id="63"/>
      <w:bookmarkEnd w:id="64"/>
    </w:p>
    <w:p w:rsidR="00CB3068" w:rsidRDefault="00CB3068" w:rsidP="00CB3068">
      <w:pPr>
        <w:pStyle w:val="USDABody"/>
      </w:pPr>
      <w:r>
        <w:t>A number of roles are required for successful interaction and configuration of the new MIDAS system. The training laid out in this section is specific to the roles required of the FSA MIDAS Core Project Team members</w:t>
      </w:r>
      <w:r w:rsidR="00516A2D">
        <w:t>,</w:t>
      </w:r>
      <w:r>
        <w:t xml:space="preserve"> but it is the responsibility of FSA MIDAS PMO to determine who will be assigned to each role. In all cases, one person may fill two or more roles and more than one person may fill a single role.</w:t>
      </w:r>
    </w:p>
    <w:p w:rsidR="00CB3068" w:rsidRDefault="00CB3068" w:rsidP="00CB3068">
      <w:pPr>
        <w:pStyle w:val="USDABody"/>
      </w:pPr>
      <w:r>
        <w:t>A listing of identified project roles, responsibilities, and available certifications are provided in the MIDAS SAP Training Tracker, Project Roles and Descriptions worksheet, available in Solution Manager under the menu path Organizational Change Management &gt; Business Processes &gt; Project Team Training &gt; Analyze Project Team Training Requirements.</w:t>
      </w:r>
    </w:p>
    <w:p w:rsidR="00CB3068" w:rsidRDefault="00CB3068" w:rsidP="00CB3068">
      <w:pPr>
        <w:pStyle w:val="USDAHeading2"/>
      </w:pPr>
      <w:bookmarkStart w:id="65" w:name="_Toc307916672"/>
      <w:bookmarkStart w:id="66" w:name="_Toc335924035"/>
      <w:r>
        <w:t>Training Curriculum by Role</w:t>
      </w:r>
      <w:bookmarkEnd w:id="65"/>
      <w:bookmarkEnd w:id="66"/>
    </w:p>
    <w:p w:rsidR="00CB3068" w:rsidRDefault="00CB3068" w:rsidP="00CB3068">
      <w:pPr>
        <w:pStyle w:val="USDABody"/>
      </w:pPr>
      <w:r>
        <w:t xml:space="preserve">FSA has expressed a desire that project team training include an SAP Certification pathway for career development. The MIDAS SI worked with the SAP Education Consultant to identify Learning Paths by project role and detailed required training to prepare the team member for full participation in the MIDAS work tasks. Where available and appropriate, we have included SAP Certification as part of the curriculum. </w:t>
      </w:r>
    </w:p>
    <w:p w:rsidR="00CB3068" w:rsidRDefault="00CB3068" w:rsidP="00CB3068">
      <w:pPr>
        <w:pStyle w:val="USDABody"/>
      </w:pPr>
      <w:r>
        <w:t>A complete list of SAP training courses by project role is defined in the MIDAS SAP Training Tracker available in Solution Manager under the menu path Organizational Change Management &gt; Business Processes &gt; Project Team Training &gt; Analyze Project Team Training Requirements.</w:t>
      </w:r>
    </w:p>
    <w:p w:rsidR="003E5547" w:rsidRDefault="00CB3068" w:rsidP="00CB3068">
      <w:pPr>
        <w:pStyle w:val="USDABody"/>
      </w:pPr>
      <w:r>
        <w:t>Project Team Training is categorized as follows:</w:t>
      </w:r>
    </w:p>
    <w:p w:rsidR="003E5547" w:rsidRDefault="003E5547">
      <w:pPr>
        <w:spacing w:after="0" w:line="240" w:lineRule="auto"/>
        <w:rPr>
          <w:rFonts w:ascii="Times New Roman" w:eastAsia="Times New Roman" w:hAnsi="Times New Roman"/>
          <w:bCs/>
          <w:iCs/>
          <w:sz w:val="24"/>
          <w:szCs w:val="24"/>
        </w:rPr>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tblPr>
      <w:tblGrid>
        <w:gridCol w:w="2394"/>
        <w:gridCol w:w="2394"/>
        <w:gridCol w:w="2394"/>
        <w:gridCol w:w="2394"/>
      </w:tblGrid>
      <w:tr w:rsidR="00CB3068" w:rsidRPr="008D347D" w:rsidTr="001F56A0">
        <w:trPr>
          <w:tblHeader/>
        </w:trPr>
        <w:tc>
          <w:tcPr>
            <w:tcW w:w="2394" w:type="dxa"/>
            <w:shd w:val="clear" w:color="auto" w:fill="76923C" w:themeFill="accent3" w:themeFillShade="BF"/>
            <w:vAlign w:val="center"/>
          </w:tcPr>
          <w:p w:rsidR="00CB3068" w:rsidRDefault="00CB3068" w:rsidP="001F56A0">
            <w:pPr>
              <w:pStyle w:val="USDATableBody"/>
              <w:jc w:val="center"/>
              <w:rPr>
                <w:b/>
                <w:color w:val="FFFFFF" w:themeColor="background1"/>
                <w:sz w:val="22"/>
              </w:rPr>
            </w:pPr>
            <w:r w:rsidRPr="00BA0F48">
              <w:rPr>
                <w:b/>
                <w:color w:val="FFFFFF" w:themeColor="background1"/>
                <w:sz w:val="22"/>
              </w:rPr>
              <w:lastRenderedPageBreak/>
              <w:t>Foundation</w:t>
            </w:r>
          </w:p>
        </w:tc>
        <w:tc>
          <w:tcPr>
            <w:tcW w:w="2394" w:type="dxa"/>
            <w:shd w:val="clear" w:color="auto" w:fill="002060"/>
            <w:vAlign w:val="center"/>
          </w:tcPr>
          <w:p w:rsidR="00CB3068" w:rsidRDefault="00CB3068" w:rsidP="001F56A0">
            <w:pPr>
              <w:pStyle w:val="USDATableBody"/>
              <w:jc w:val="center"/>
              <w:rPr>
                <w:b/>
                <w:color w:val="FFFFFF" w:themeColor="background1"/>
                <w:sz w:val="22"/>
              </w:rPr>
            </w:pPr>
            <w:r w:rsidRPr="00BA0F48">
              <w:rPr>
                <w:b/>
                <w:color w:val="FFFFFF" w:themeColor="background1"/>
                <w:sz w:val="22"/>
              </w:rPr>
              <w:t>Pre-Requisite</w:t>
            </w:r>
          </w:p>
        </w:tc>
        <w:tc>
          <w:tcPr>
            <w:tcW w:w="2394" w:type="dxa"/>
            <w:shd w:val="clear" w:color="auto" w:fill="E36C0A" w:themeFill="accent6" w:themeFillShade="BF"/>
            <w:vAlign w:val="center"/>
          </w:tcPr>
          <w:p w:rsidR="00CB3068" w:rsidRDefault="00CB3068" w:rsidP="001F56A0">
            <w:pPr>
              <w:pStyle w:val="USDATableBody"/>
              <w:jc w:val="center"/>
              <w:rPr>
                <w:b/>
                <w:color w:val="FFFFFF" w:themeColor="background1"/>
                <w:sz w:val="22"/>
              </w:rPr>
            </w:pPr>
            <w:r w:rsidRPr="00BA0F48">
              <w:rPr>
                <w:b/>
                <w:color w:val="FFFFFF" w:themeColor="background1"/>
                <w:sz w:val="22"/>
              </w:rPr>
              <w:t>Recommended for Role</w:t>
            </w:r>
          </w:p>
        </w:tc>
        <w:tc>
          <w:tcPr>
            <w:tcW w:w="2394" w:type="dxa"/>
            <w:shd w:val="clear" w:color="auto" w:fill="4A442A" w:themeFill="background2" w:themeFillShade="40"/>
            <w:vAlign w:val="center"/>
          </w:tcPr>
          <w:p w:rsidR="00CB3068" w:rsidRDefault="00CB3068" w:rsidP="001F56A0">
            <w:pPr>
              <w:pStyle w:val="USDATableBody"/>
              <w:jc w:val="center"/>
              <w:rPr>
                <w:b/>
                <w:color w:val="FFFFFF" w:themeColor="background1"/>
                <w:sz w:val="22"/>
              </w:rPr>
            </w:pPr>
            <w:r w:rsidRPr="00BA0F48">
              <w:rPr>
                <w:b/>
                <w:color w:val="FFFFFF" w:themeColor="background1"/>
                <w:sz w:val="22"/>
              </w:rPr>
              <w:t>Optional for Certification</w:t>
            </w:r>
          </w:p>
        </w:tc>
      </w:tr>
      <w:tr w:rsidR="00CB3068" w:rsidRPr="00E85669" w:rsidTr="001F56A0">
        <w:tc>
          <w:tcPr>
            <w:tcW w:w="2394" w:type="dxa"/>
          </w:tcPr>
          <w:p w:rsidR="00CB3068" w:rsidRPr="00337CED" w:rsidRDefault="00CB3068" w:rsidP="001F56A0">
            <w:pPr>
              <w:pStyle w:val="USDATableBullet"/>
              <w:ind w:left="360"/>
            </w:pPr>
            <w:r w:rsidRPr="00337CED">
              <w:t>Level set the knowledge of team members on ITIL Foundation principals</w:t>
            </w:r>
          </w:p>
          <w:p w:rsidR="00CB3068" w:rsidRPr="00337CED" w:rsidRDefault="00CB3068" w:rsidP="001F56A0">
            <w:pPr>
              <w:pStyle w:val="USDATableBullet"/>
              <w:ind w:left="360"/>
            </w:pPr>
            <w:r w:rsidRPr="00337CED">
              <w:t>Introduces the ASAP methodology</w:t>
            </w:r>
          </w:p>
          <w:p w:rsidR="00CB3068" w:rsidRPr="00337CED" w:rsidRDefault="00CB3068" w:rsidP="001F56A0">
            <w:pPr>
              <w:pStyle w:val="USDATableBullet"/>
              <w:ind w:left="360"/>
            </w:pPr>
            <w:r w:rsidRPr="00337CED">
              <w:t>Provides a high-level overview of SAP functionality</w:t>
            </w:r>
          </w:p>
          <w:p w:rsidR="00CB3068" w:rsidRPr="00337CED" w:rsidRDefault="00CB3068" w:rsidP="001F56A0">
            <w:pPr>
              <w:pStyle w:val="USDATableBullet"/>
              <w:ind w:left="360"/>
            </w:pPr>
            <w:r w:rsidRPr="00337CED">
              <w:t>May also include training on use of tools or work phase methodology</w:t>
            </w:r>
          </w:p>
          <w:p w:rsidR="00CB3068" w:rsidRPr="00337CED" w:rsidRDefault="00CB3068" w:rsidP="001F56A0">
            <w:pPr>
              <w:pStyle w:val="USDATableBullet"/>
              <w:ind w:left="360"/>
            </w:pPr>
            <w:r w:rsidRPr="00337CED">
              <w:t>Required by all roles</w:t>
            </w:r>
          </w:p>
        </w:tc>
        <w:tc>
          <w:tcPr>
            <w:tcW w:w="2394" w:type="dxa"/>
          </w:tcPr>
          <w:p w:rsidR="00CB3068" w:rsidRPr="00337CED" w:rsidRDefault="00CB3068" w:rsidP="001F56A0">
            <w:pPr>
              <w:pStyle w:val="USDATableBullet"/>
              <w:ind w:left="360"/>
            </w:pPr>
            <w:r w:rsidRPr="00337CED">
              <w:t>SAP process overview courses with hands-on training</w:t>
            </w:r>
          </w:p>
          <w:p w:rsidR="00CB3068" w:rsidRPr="00337CED" w:rsidRDefault="00CB3068" w:rsidP="001F56A0">
            <w:pPr>
              <w:pStyle w:val="USDATableBullet"/>
              <w:ind w:left="360"/>
            </w:pPr>
            <w:r w:rsidRPr="00337CED">
              <w:t>Prerequisite courses to those identified as required (by project role) training</w:t>
            </w:r>
          </w:p>
          <w:p w:rsidR="00CB3068" w:rsidRPr="00337CED" w:rsidRDefault="00CB3068" w:rsidP="001F56A0">
            <w:pPr>
              <w:pStyle w:val="USDATableBullet"/>
              <w:ind w:left="360"/>
            </w:pPr>
            <w:r w:rsidRPr="00337CED">
              <w:t>Several roles may be mapped to the same course/courses</w:t>
            </w:r>
          </w:p>
        </w:tc>
        <w:tc>
          <w:tcPr>
            <w:tcW w:w="2394" w:type="dxa"/>
          </w:tcPr>
          <w:p w:rsidR="00CB3068" w:rsidRPr="00337CED" w:rsidRDefault="00CB3068" w:rsidP="001F56A0">
            <w:pPr>
              <w:pStyle w:val="USDATableBullet"/>
              <w:ind w:left="360"/>
            </w:pPr>
            <w:r w:rsidRPr="00337CED">
              <w:t>Sub-process specific SAP courses covering more advanced SAP functions</w:t>
            </w:r>
          </w:p>
          <w:p w:rsidR="00CB3068" w:rsidRPr="00337CED" w:rsidRDefault="00CB3068" w:rsidP="001F56A0">
            <w:pPr>
              <w:pStyle w:val="USDATableBullet"/>
              <w:ind w:left="360"/>
            </w:pPr>
            <w:r w:rsidRPr="00337CED">
              <w:t xml:space="preserve">Includes training on the configuration and customization of SAP </w:t>
            </w:r>
          </w:p>
          <w:p w:rsidR="00CB3068" w:rsidRPr="00337CED" w:rsidRDefault="00CB3068" w:rsidP="001F56A0">
            <w:pPr>
              <w:pStyle w:val="USDATableBullet"/>
              <w:ind w:left="360"/>
            </w:pPr>
            <w:r w:rsidRPr="00337CED">
              <w:t>Provide knowledge team member will need to fully benefit from project involvement</w:t>
            </w:r>
          </w:p>
          <w:p w:rsidR="00CB3068" w:rsidRPr="00337CED" w:rsidRDefault="00CB3068" w:rsidP="001F56A0">
            <w:pPr>
              <w:pStyle w:val="USDATableBullet"/>
              <w:ind w:left="360"/>
            </w:pPr>
            <w:r w:rsidRPr="00337CED">
              <w:t>Role-specific, so only 1 – 4 team members may be mapped to course</w:t>
            </w:r>
          </w:p>
        </w:tc>
        <w:tc>
          <w:tcPr>
            <w:tcW w:w="2394" w:type="dxa"/>
          </w:tcPr>
          <w:p w:rsidR="00CB3068" w:rsidRPr="00337CED" w:rsidRDefault="00CB3068" w:rsidP="001F56A0">
            <w:pPr>
              <w:pStyle w:val="USDATableBullet"/>
              <w:ind w:left="360"/>
            </w:pPr>
            <w:r w:rsidRPr="00337CED">
              <w:t>Additional Level 2 and Level 3 SAP courses that lead to an identified certification path</w:t>
            </w:r>
          </w:p>
          <w:p w:rsidR="00CB3068" w:rsidRPr="00337CED" w:rsidRDefault="00CB3068" w:rsidP="001F56A0">
            <w:pPr>
              <w:pStyle w:val="USDATableBullet"/>
              <w:ind w:left="360"/>
            </w:pPr>
            <w:r w:rsidRPr="00337CED">
              <w:t>Certification is not required to fulfill project role but may be desired as a career path</w:t>
            </w:r>
          </w:p>
          <w:p w:rsidR="00CB3068" w:rsidRPr="00337CED" w:rsidRDefault="00CB3068" w:rsidP="001F56A0">
            <w:pPr>
              <w:pStyle w:val="USDATableBullet"/>
              <w:ind w:left="360"/>
            </w:pPr>
            <w:r w:rsidRPr="00337CED">
              <w:t>Role-specific, so only 1 – 4 team members may be mapped to course</w:t>
            </w:r>
          </w:p>
        </w:tc>
      </w:tr>
    </w:tbl>
    <w:p w:rsidR="00CB3068" w:rsidRDefault="00CB3068" w:rsidP="00CB3068">
      <w:pPr>
        <w:pStyle w:val="Caption"/>
      </w:pPr>
      <w:bookmarkStart w:id="67" w:name="_Toc307916774"/>
      <w:bookmarkStart w:id="68" w:name="_Toc332932133"/>
      <w:r>
        <w:t xml:space="preserve">Table </w:t>
      </w:r>
      <w:r w:rsidR="00F31D09">
        <w:fldChar w:fldCharType="begin"/>
      </w:r>
      <w:r>
        <w:instrText xml:space="preserve"> SEQ Table \* ARABIC </w:instrText>
      </w:r>
      <w:r w:rsidR="00F31D09">
        <w:fldChar w:fldCharType="separate"/>
      </w:r>
      <w:r w:rsidR="001C6371">
        <w:rPr>
          <w:noProof/>
        </w:rPr>
        <w:t>3</w:t>
      </w:r>
      <w:r w:rsidR="00F31D09">
        <w:fldChar w:fldCharType="end"/>
      </w:r>
      <w:r>
        <w:t>: FSA MIDAS Training Curriculum Categories</w:t>
      </w:r>
      <w:bookmarkEnd w:id="67"/>
      <w:bookmarkEnd w:id="68"/>
    </w:p>
    <w:p w:rsidR="00CB3068" w:rsidRPr="004B17A0" w:rsidRDefault="00CB3068" w:rsidP="00CB3068">
      <w:pPr>
        <w:pStyle w:val="USDAHeading2"/>
      </w:pPr>
      <w:bookmarkStart w:id="69" w:name="_Toc307916673"/>
      <w:bookmarkStart w:id="70" w:name="_Toc335924036"/>
      <w:r>
        <w:t>SAP Training Schedule</w:t>
      </w:r>
      <w:bookmarkEnd w:id="69"/>
      <w:bookmarkEnd w:id="70"/>
    </w:p>
    <w:p w:rsidR="00CB3068" w:rsidRDefault="00CB3068" w:rsidP="00CB3068">
      <w:pPr>
        <w:pStyle w:val="USDABody"/>
      </w:pPr>
      <w:r>
        <w:t xml:space="preserve">During calendar year 2011 a number of formal SAP training courses were offered onsite in both Washington, DC and Kansas City, MO. The schedule covered the Foundation courses that all participants must complete. As we move into calendar year 2012, additional SAP courses will be identified and scheduled to complete the recommended project team training. </w:t>
      </w:r>
    </w:p>
    <w:p w:rsidR="00CB3068" w:rsidRPr="004B17A0" w:rsidRDefault="00CB3068" w:rsidP="00CB3068">
      <w:pPr>
        <w:pStyle w:val="USDAHeading2"/>
      </w:pPr>
      <w:bookmarkStart w:id="71" w:name="_Toc335924037"/>
      <w:r>
        <w:t>Workshops</w:t>
      </w:r>
      <w:bookmarkEnd w:id="71"/>
    </w:p>
    <w:p w:rsidR="00CB3068" w:rsidRDefault="00CB3068" w:rsidP="00CB3068">
      <w:pPr>
        <w:pStyle w:val="USDABody"/>
      </w:pPr>
      <w:r>
        <w:t>Workshops, brief educational sessions that focus especially on specific techniques to be used or processes to follow, will be delivered by the SI at the start of each work phase. This will ensure all team members are properly equipped to carry out the activities in each phase of the project implementation. Often provided as kickoffs to specific activities, each workshop will be tailored to the audience, specify work task methodology, and prepare team members for any required tool usage.</w:t>
      </w:r>
    </w:p>
    <w:p w:rsidR="00CB3068" w:rsidRDefault="00CB3068" w:rsidP="00CB3068">
      <w:pPr>
        <w:pStyle w:val="USDABody"/>
      </w:pPr>
      <w:r>
        <w:t>The order in which the workshops are to be scheduled is based on several criteria:</w:t>
      </w:r>
    </w:p>
    <w:p w:rsidR="00CB3068" w:rsidRDefault="00CB3068" w:rsidP="00CB3068">
      <w:pPr>
        <w:pStyle w:val="USDABullet1"/>
      </w:pPr>
      <w:r>
        <w:t>Dependencies between workshops – certain workshops are pre-requisites for others and will be scheduled first</w:t>
      </w:r>
      <w:r w:rsidR="00187C30">
        <w:t>.</w:t>
      </w:r>
    </w:p>
    <w:p w:rsidR="00CB3068" w:rsidRDefault="00CB3068" w:rsidP="00CB3068">
      <w:pPr>
        <w:pStyle w:val="USDABullet1"/>
      </w:pPr>
      <w:r>
        <w:t>Relevance of workshop to the roles and responsibilities of the audience – workshops will cover the SAP functionality most fundamental to the business process focus of the audience</w:t>
      </w:r>
      <w:r w:rsidR="00187C30">
        <w:t>.</w:t>
      </w:r>
    </w:p>
    <w:p w:rsidR="00CB3068" w:rsidRDefault="00CB3068" w:rsidP="00CB3068">
      <w:pPr>
        <w:pStyle w:val="USDABullet1"/>
      </w:pPr>
      <w:r>
        <w:lastRenderedPageBreak/>
        <w:t>Availability of participants – to avoid repeating workshops for sub-sets of the audience, workshops are to be scheduled to accommodate the training schedule of all participants whenever possible</w:t>
      </w:r>
      <w:r w:rsidR="00187C30">
        <w:t>.</w:t>
      </w:r>
    </w:p>
    <w:p w:rsidR="00CB3068" w:rsidRDefault="00CB3068" w:rsidP="00CB3068">
      <w:pPr>
        <w:pStyle w:val="USDABody"/>
      </w:pPr>
      <w:r>
        <w:t>Workshops can be subdivided into two main categories:</w:t>
      </w:r>
    </w:p>
    <w:p w:rsidR="00CB3068" w:rsidRDefault="00CB3068" w:rsidP="00CB3068">
      <w:pPr>
        <w:pStyle w:val="USDABullet1"/>
      </w:pPr>
      <w:r>
        <w:t>Methodology Workshops – addresses the application and use of ASAP to guide and facilitate day-to-day work activities during that phase of the project. Topics will discuss the actual methodology to follow for the phase of work being highlighted</w:t>
      </w:r>
      <w:r w:rsidR="00187C30">
        <w:t>.</w:t>
      </w:r>
    </w:p>
    <w:p w:rsidR="00CB3068" w:rsidRDefault="00CB3068" w:rsidP="00CB3068">
      <w:pPr>
        <w:pStyle w:val="USDABullet1"/>
      </w:pPr>
      <w:r>
        <w:t>Tools Workshops – to prepare the appropriate Project Team members to use the technical tools that will be required during that phase of the project. Topics will be constrained to the actual use of the tool by the audience and is not intended to replace system-based training of tool administrators</w:t>
      </w:r>
      <w:r w:rsidR="00187C30">
        <w:t>.</w:t>
      </w:r>
    </w:p>
    <w:p w:rsidR="00CB3068" w:rsidRDefault="00CB3068" w:rsidP="00CB3068">
      <w:pPr>
        <w:pStyle w:val="USDAHeading2"/>
      </w:pPr>
      <w:bookmarkStart w:id="72" w:name="_Toc307916674"/>
      <w:bookmarkStart w:id="73" w:name="_Toc335924038"/>
      <w:r>
        <w:t>Knowledge Transfer</w:t>
      </w:r>
      <w:bookmarkEnd w:id="72"/>
      <w:bookmarkEnd w:id="73"/>
    </w:p>
    <w:p w:rsidR="00CB3068" w:rsidRDefault="00CB3068" w:rsidP="00CB3068">
      <w:pPr>
        <w:pStyle w:val="USDABody"/>
      </w:pPr>
      <w:r>
        <w:t xml:space="preserve">The primary goal of the Knowledge Transfer Program is to transfer the knowledge required to initiate and sustain MIDAS objectives — through mechanisms such as training, team structure, performance incentives, and consultant work. Eventually, the successful completion of the Knowledge Transfer Strategy and Plan allows MIDAS to effectively continue to manage and implement the program independently without requiring the full support of Team SRA and SAP. </w:t>
      </w:r>
    </w:p>
    <w:p w:rsidR="00CB3068" w:rsidRDefault="00CB3068" w:rsidP="00CB3068">
      <w:pPr>
        <w:pStyle w:val="USDABody"/>
      </w:pPr>
      <w:r>
        <w:t>To support the program goal, the Knowledge Transfer Program focuses on these key objectives:</w:t>
      </w:r>
    </w:p>
    <w:p w:rsidR="00CB3068" w:rsidRDefault="00CB3068" w:rsidP="00CB3068">
      <w:pPr>
        <w:pStyle w:val="USDABullet1"/>
      </w:pPr>
      <w:r>
        <w:t>Identify and address the knowledge, skills, and abilities required to initiate and sustain reengineering, SAP, project management, and other efforts</w:t>
      </w:r>
      <w:r w:rsidR="00187C30">
        <w:t>.</w:t>
      </w:r>
    </w:p>
    <w:p w:rsidR="00CB3068" w:rsidRDefault="00CB3068" w:rsidP="00CB3068">
      <w:pPr>
        <w:pStyle w:val="USDABullet1"/>
      </w:pPr>
      <w:r>
        <w:t>Establish an appropriate program and program team infrastructure that supports and enables the acquisition of the desired knowledge, skills, and abilities</w:t>
      </w:r>
      <w:r w:rsidR="00187C30">
        <w:t>.</w:t>
      </w:r>
    </w:p>
    <w:p w:rsidR="00CB3068" w:rsidRDefault="00632DC6" w:rsidP="00CB3068">
      <w:pPr>
        <w:pStyle w:val="USDABody"/>
      </w:pPr>
      <w:r>
        <w:t>Establish a formal process for monitoring the status and evaluating the effectiveness of the Knowledge transfer program, based on pre-defined learning objectives and performance metrics. The Knowledge Transfer Strategy and Tracker is available in Solution Manager under the menu path Organizational Change Management &gt; Business Processes &gt; Project Team Training &gt; Analyze Project Team Training Requirements.</w:t>
      </w:r>
    </w:p>
    <w:p w:rsidR="00CB3068" w:rsidRDefault="00CB3068" w:rsidP="00CB3068">
      <w:pPr>
        <w:pStyle w:val="USDAHeading1"/>
      </w:pPr>
      <w:bookmarkStart w:id="74" w:name="_Toc307916675"/>
      <w:bookmarkStart w:id="75" w:name="_Toc335924039"/>
      <w:r>
        <w:t>FSA MIDAS Extended Project Team Training</w:t>
      </w:r>
      <w:bookmarkEnd w:id="74"/>
      <w:bookmarkEnd w:id="75"/>
    </w:p>
    <w:p w:rsidR="00CB3068" w:rsidRDefault="00CB3068" w:rsidP="00CB3068">
      <w:pPr>
        <w:pStyle w:val="USDABody"/>
      </w:pPr>
      <w:r>
        <w:t>In addition to the full-time core project team members, there are three other groups that comprise the extended project team: Subject Matter Experts, Super Users and Change Agents.</w:t>
      </w:r>
    </w:p>
    <w:p w:rsidR="00CB3068" w:rsidRDefault="00CB3068" w:rsidP="00CB3068">
      <w:pPr>
        <w:pStyle w:val="USDAHeading2"/>
      </w:pPr>
      <w:bookmarkStart w:id="76" w:name="_Toc307916676"/>
      <w:bookmarkStart w:id="77" w:name="_Toc335924040"/>
      <w:r>
        <w:t>Subject Matter Experts</w:t>
      </w:r>
      <w:bookmarkEnd w:id="76"/>
      <w:bookmarkEnd w:id="77"/>
    </w:p>
    <w:p w:rsidR="00CB3068" w:rsidRDefault="00CB3068" w:rsidP="00CB3068">
      <w:pPr>
        <w:pStyle w:val="USDABody"/>
      </w:pPr>
      <w:r>
        <w:t xml:space="preserve">A Subject Matter Expert, or SME, is a person who is well-versed in a particular area or topic of FSA. While the MIDAS SI knows how to engineer a SAP system, the SMEs understand how the business actually functions and the business requirements the system must support. They have </w:t>
      </w:r>
      <w:r>
        <w:lastRenderedPageBreak/>
        <w:t>in-depth knowledge of a business area and/or a given legacy process. Each SME is a stakeholder for a business team that has recognized expertise and authority for a given business process and will play a critical role on the MIDAS project. These roles may include, but are not limited to:</w:t>
      </w:r>
    </w:p>
    <w:p w:rsidR="00CB3068" w:rsidRDefault="00CB3068" w:rsidP="00CB3068">
      <w:pPr>
        <w:pStyle w:val="USDABullet1"/>
      </w:pPr>
      <w:r>
        <w:t>Defining business needs</w:t>
      </w:r>
      <w:r w:rsidR="00187C30">
        <w:t>.</w:t>
      </w:r>
    </w:p>
    <w:p w:rsidR="00CB3068" w:rsidRDefault="00CB3068" w:rsidP="00CB3068">
      <w:pPr>
        <w:pStyle w:val="USDABullet1"/>
      </w:pPr>
      <w:r>
        <w:t>Providing test requirements</w:t>
      </w:r>
      <w:r w:rsidR="00187C30">
        <w:t>.</w:t>
      </w:r>
    </w:p>
    <w:p w:rsidR="00CB3068" w:rsidRDefault="00CB3068" w:rsidP="00CB3068">
      <w:pPr>
        <w:pStyle w:val="USDABullet1"/>
      </w:pPr>
      <w:r>
        <w:t>Participating in Model by Process workshops</w:t>
      </w:r>
      <w:r w:rsidR="00187C30">
        <w:t>.</w:t>
      </w:r>
    </w:p>
    <w:p w:rsidR="00CB3068" w:rsidRDefault="00CB3068" w:rsidP="00CB3068">
      <w:pPr>
        <w:pStyle w:val="USDABullet1"/>
      </w:pPr>
      <w:r>
        <w:t>Participating in testing activities</w:t>
      </w:r>
      <w:r w:rsidR="00187C30">
        <w:t>.</w:t>
      </w:r>
    </w:p>
    <w:p w:rsidR="00CB3068" w:rsidRDefault="00CB3068" w:rsidP="00CB3068">
      <w:pPr>
        <w:pStyle w:val="USDABullet1"/>
      </w:pPr>
      <w:r>
        <w:t>Creating Business Process Procedure (BPP) documentation</w:t>
      </w:r>
      <w:r w:rsidR="00187C30">
        <w:t>.</w:t>
      </w:r>
    </w:p>
    <w:p w:rsidR="00CB3068" w:rsidRDefault="00CB3068" w:rsidP="00CB3068">
      <w:pPr>
        <w:pStyle w:val="USDABullet1"/>
      </w:pPr>
      <w:r>
        <w:t>Creating end-user training materials</w:t>
      </w:r>
      <w:r w:rsidR="00187C30">
        <w:t>.</w:t>
      </w:r>
    </w:p>
    <w:p w:rsidR="00CB3068" w:rsidRDefault="00CB3068" w:rsidP="00CB3068">
      <w:pPr>
        <w:pStyle w:val="USDABullet1"/>
      </w:pPr>
      <w:r>
        <w:t>Conducting training.</w:t>
      </w:r>
    </w:p>
    <w:p w:rsidR="00CB3068" w:rsidRDefault="00CB3068" w:rsidP="00CB3068">
      <w:pPr>
        <w:pStyle w:val="USDABody"/>
      </w:pPr>
      <w:r>
        <w:t>Because SMEs will fill many different roles, it will be important to have clearly defined tasks, deliverables, and due dates in order to maximize productivity. Training for SMEs will be tailored to their specific duties and may include SAP courses, workshops, task-specific presentations, or one-on-one mentoring.</w:t>
      </w:r>
    </w:p>
    <w:p w:rsidR="00CB3068" w:rsidRDefault="00CB3068" w:rsidP="00CB3068">
      <w:pPr>
        <w:pStyle w:val="USDAHeading2"/>
      </w:pPr>
      <w:bookmarkStart w:id="78" w:name="_Toc307916677"/>
      <w:bookmarkStart w:id="79" w:name="_Toc335924041"/>
      <w:r>
        <w:t>Super Users</w:t>
      </w:r>
      <w:bookmarkEnd w:id="78"/>
      <w:bookmarkEnd w:id="79"/>
    </w:p>
    <w:p w:rsidR="00C22D2F" w:rsidRDefault="00C22D2F" w:rsidP="00C22D2F">
      <w:pPr>
        <w:pStyle w:val="USDABody"/>
      </w:pPr>
      <w:r>
        <w:t xml:space="preserve">A Super User is typically an individual who has volunteered or been assigned to assist in the testing of the new MIDAS system, evaluate </w:t>
      </w:r>
      <w:r w:rsidR="00A62D03">
        <w:t xml:space="preserve">and provide input to </w:t>
      </w:r>
      <w:r>
        <w:t>training content as needed and participate in the delivery of Train-the-Trainer (T3) course by learning the content as trainees. As testing participants, they represent a power user group and provide experience from an end-user perspective about how the new business processes and SAP are going to change the current ways of doing business.</w:t>
      </w:r>
    </w:p>
    <w:p w:rsidR="00C22D2F" w:rsidRDefault="00C22D2F" w:rsidP="00C22D2F">
      <w:pPr>
        <w:pStyle w:val="USDABody"/>
      </w:pPr>
      <w:r>
        <w:t>As they engage in MIDAS implementation activities, they are able to communicate the benefits of SAP to others in their work areas, describe the process changes that will happen and how SAP enables these changes. By participating in testing they will better understand the SAP-enabled business processes and provide onsite training assistance in learning labs, classrooms, and Go-live.</w:t>
      </w:r>
    </w:p>
    <w:p w:rsidR="00CB3068" w:rsidRDefault="00CB3068" w:rsidP="00CB3068">
      <w:pPr>
        <w:pStyle w:val="USDAHeading3"/>
      </w:pPr>
      <w:bookmarkStart w:id="80" w:name="_Toc307916678"/>
      <w:bookmarkStart w:id="81" w:name="_Toc335924042"/>
      <w:r>
        <w:t>Super User Strategy</w:t>
      </w:r>
      <w:bookmarkEnd w:id="80"/>
      <w:bookmarkEnd w:id="81"/>
    </w:p>
    <w:p w:rsidR="00C22D2F" w:rsidRDefault="00C22D2F" w:rsidP="00C22D2F">
      <w:pPr>
        <w:pStyle w:val="USDABody"/>
      </w:pPr>
      <w:r>
        <w:t xml:space="preserve">It will be important to build up a community of Super Users throughout the FSA organization to support user acceptance testing and training activities. While Super Users can be drawn from current full-time MIDAS team members, it is recommended that the majority of Super Users be developed from within the user community. FSA employees who are knowledgeable of existing processes and procedures and currently provide informal leadership to the user community are the type of individuals who make good testers of the new system. This group of individuals are well connected to the county offices and can bring “fingertip” expertise to the testing sessions to ensure that the defined processes can meet the needs of the organization from the lowest level on </w:t>
      </w:r>
      <w:r>
        <w:lastRenderedPageBreak/>
        <w:t>up. They can often identify potential problems and neglected issues that most users may encounter.</w:t>
      </w:r>
    </w:p>
    <w:p w:rsidR="00C22D2F" w:rsidRDefault="00C22D2F" w:rsidP="00C22D2F">
      <w:pPr>
        <w:pStyle w:val="USDABody"/>
      </w:pPr>
      <w:r>
        <w:t>Super users also serve as coaches for their groups following the MIDAS implementation by answering questions and resolving system-related issues on a daily basis in the immediate time period following go-live. Issues that cannot be handled by super users will then be referred to the Help Desk. This will reduce the potential performance drop-off often associated with large-scale system implementations by ensuring that day-to-day issues are resolved immediately. Interruptions in productivity are expected to occur less frequently as a result of the ongoing coaching being provided by the super users. In addition, when productivity interruptions do occur, the immediate assistance offered by super users may shorten the duration of the interruptions.</w:t>
      </w:r>
    </w:p>
    <w:p w:rsidR="00CB3068" w:rsidRDefault="00CB3068" w:rsidP="00CB3068">
      <w:pPr>
        <w:pStyle w:val="USDAHeading3"/>
      </w:pPr>
      <w:bookmarkStart w:id="82" w:name="_Toc307916679"/>
      <w:bookmarkStart w:id="83" w:name="_Toc335924043"/>
      <w:r>
        <w:t>Qualities of a Super User</w:t>
      </w:r>
      <w:bookmarkEnd w:id="82"/>
      <w:bookmarkEnd w:id="83"/>
    </w:p>
    <w:p w:rsidR="00CB3068" w:rsidRDefault="00CB3068" w:rsidP="00CB3068">
      <w:pPr>
        <w:pStyle w:val="USDABody"/>
      </w:pPr>
      <w:r>
        <w:t>While SAP knowledge and skills will be developed (or enhanced) through participation in MIDAS activities, there are certain qualities of a Super User that should be considered during the selection process:</w:t>
      </w:r>
    </w:p>
    <w:p w:rsidR="00CB3068" w:rsidRDefault="00CB3068" w:rsidP="00CB3068">
      <w:pPr>
        <w:pStyle w:val="USDABullet1"/>
      </w:pPr>
      <w:r>
        <w:t>Knowledge of the existing processes and procedures within their work area</w:t>
      </w:r>
      <w:r w:rsidR="00187C30">
        <w:t>.</w:t>
      </w:r>
    </w:p>
    <w:p w:rsidR="00CB3068" w:rsidRDefault="00CB3068" w:rsidP="00CB3068">
      <w:pPr>
        <w:pStyle w:val="USDABullet1"/>
      </w:pPr>
      <w:r>
        <w:t>Excellent teamwork skills</w:t>
      </w:r>
      <w:r w:rsidR="00187C30">
        <w:t>.</w:t>
      </w:r>
    </w:p>
    <w:p w:rsidR="00CB3068" w:rsidRDefault="00CB3068" w:rsidP="00CB3068">
      <w:pPr>
        <w:pStyle w:val="USDABullet1"/>
      </w:pPr>
      <w:r>
        <w:t>Well-respected within his/her office; a “go-to” person</w:t>
      </w:r>
      <w:r w:rsidR="00187C30">
        <w:t>.</w:t>
      </w:r>
    </w:p>
    <w:p w:rsidR="00CB3068" w:rsidRDefault="00CB3068" w:rsidP="00CB3068">
      <w:pPr>
        <w:pStyle w:val="USDABullet1"/>
      </w:pPr>
      <w:r>
        <w:t>Excellent knowledge of existing FSA processes</w:t>
      </w:r>
      <w:r w:rsidR="00187C30">
        <w:t>.</w:t>
      </w:r>
    </w:p>
    <w:p w:rsidR="00CB3068" w:rsidRDefault="00CB3068" w:rsidP="00CB3068">
      <w:pPr>
        <w:pStyle w:val="USDABullet1"/>
      </w:pPr>
      <w:r>
        <w:t>Flexible, able to quickly learn and adjust to changes</w:t>
      </w:r>
      <w:r w:rsidR="00187C30">
        <w:t>.</w:t>
      </w:r>
    </w:p>
    <w:p w:rsidR="00CB3068" w:rsidRDefault="00CB3068" w:rsidP="00CB3068">
      <w:pPr>
        <w:pStyle w:val="USDABullet1"/>
      </w:pPr>
      <w:r>
        <w:t>Advocate for change initiatives</w:t>
      </w:r>
      <w:r w:rsidR="00187C30">
        <w:t>.</w:t>
      </w:r>
    </w:p>
    <w:p w:rsidR="00CB3068" w:rsidRDefault="00CB3068" w:rsidP="00CB3068">
      <w:pPr>
        <w:pStyle w:val="USDABullet1"/>
      </w:pPr>
      <w:r>
        <w:t>Good communication skills</w:t>
      </w:r>
      <w:r w:rsidR="00187C30">
        <w:t>.</w:t>
      </w:r>
    </w:p>
    <w:p w:rsidR="00CB3068" w:rsidRDefault="00CB3068" w:rsidP="00CB3068">
      <w:pPr>
        <w:pStyle w:val="USDABullet1"/>
      </w:pPr>
      <w:r>
        <w:t>Comfortable working on a computer system</w:t>
      </w:r>
      <w:r w:rsidR="00187C30">
        <w:t>.</w:t>
      </w:r>
    </w:p>
    <w:p w:rsidR="00CB3068" w:rsidRDefault="00CB3068" w:rsidP="00CB3068">
      <w:pPr>
        <w:pStyle w:val="USDAHeading3"/>
      </w:pPr>
      <w:bookmarkStart w:id="84" w:name="_Toc307916680"/>
      <w:bookmarkStart w:id="85" w:name="_Toc335924044"/>
      <w:r>
        <w:t>Super User Roles and Responsibilities</w:t>
      </w:r>
      <w:bookmarkEnd w:id="84"/>
      <w:bookmarkEnd w:id="85"/>
    </w:p>
    <w:p w:rsidR="00CB3068" w:rsidRDefault="00CB3068" w:rsidP="00CB3068">
      <w:pPr>
        <w:pStyle w:val="USDABody"/>
      </w:pPr>
      <w:r>
        <w:t>Super Users will be utilized in one or more of the following areas:</w:t>
      </w:r>
    </w:p>
    <w:p w:rsidR="00CB3068" w:rsidRPr="006F30BD" w:rsidRDefault="00CB3068" w:rsidP="00CB3068">
      <w:pPr>
        <w:pStyle w:val="USDABullet1"/>
      </w:pPr>
      <w:r w:rsidRPr="006F30BD">
        <w:t>Testing (integration, system, user acceptance)</w:t>
      </w:r>
      <w:r w:rsidR="00187C30" w:rsidRPr="006F30BD">
        <w:t>.</w:t>
      </w:r>
    </w:p>
    <w:p w:rsidR="00CB3068" w:rsidRPr="006F30BD" w:rsidRDefault="00CB3068" w:rsidP="00CB3068">
      <w:pPr>
        <w:pStyle w:val="USDABullet1"/>
      </w:pPr>
      <w:r w:rsidRPr="006F30BD">
        <w:t>Develop test cases, test scripts</w:t>
      </w:r>
      <w:r w:rsidR="00187C30" w:rsidRPr="006F30BD">
        <w:t>.</w:t>
      </w:r>
    </w:p>
    <w:p w:rsidR="00CB3068" w:rsidRPr="006F30BD" w:rsidRDefault="00CB3068" w:rsidP="00CB3068">
      <w:pPr>
        <w:pStyle w:val="USDABullet1"/>
      </w:pPr>
      <w:r w:rsidRPr="006F30BD">
        <w:t>Develop system acceptance criteria</w:t>
      </w:r>
      <w:r w:rsidR="00187C30" w:rsidRPr="006F30BD">
        <w:t>.</w:t>
      </w:r>
    </w:p>
    <w:p w:rsidR="00CB3068" w:rsidRPr="006F30BD" w:rsidRDefault="00CB3068" w:rsidP="00CB3068">
      <w:pPr>
        <w:pStyle w:val="USDABullet1"/>
      </w:pPr>
      <w:r w:rsidRPr="006F30BD">
        <w:t>Conduct tests of transaction processes, authorization profiles, custom RICE (Reports/forms, Interfaces, Conversions, Enhancements) list programs, etc.</w:t>
      </w:r>
    </w:p>
    <w:p w:rsidR="00CB3068" w:rsidRPr="006F30BD" w:rsidRDefault="00CB3068" w:rsidP="00CB3068">
      <w:pPr>
        <w:pStyle w:val="USDABullet1"/>
      </w:pPr>
      <w:r w:rsidRPr="006F30BD">
        <w:t>Document and track test results</w:t>
      </w:r>
      <w:r w:rsidR="00187C30" w:rsidRPr="006F30BD">
        <w:t>.</w:t>
      </w:r>
    </w:p>
    <w:p w:rsidR="00CB3068" w:rsidRPr="006F30BD" w:rsidRDefault="00CB3068" w:rsidP="00CB3068">
      <w:pPr>
        <w:pStyle w:val="USDABullet1"/>
      </w:pPr>
      <w:r w:rsidRPr="006F30BD">
        <w:t>Documentation</w:t>
      </w:r>
      <w:r w:rsidR="00187C30" w:rsidRPr="006F30BD">
        <w:t>.</w:t>
      </w:r>
    </w:p>
    <w:p w:rsidR="00CB3068" w:rsidRPr="006F30BD" w:rsidRDefault="00CB3068" w:rsidP="00CB3068">
      <w:pPr>
        <w:pStyle w:val="USDABullet1"/>
      </w:pPr>
      <w:r w:rsidRPr="006F30BD">
        <w:t xml:space="preserve">User and training documentation such as business process procedures (BPPs), </w:t>
      </w:r>
      <w:r w:rsidRPr="006F30BD">
        <w:lastRenderedPageBreak/>
        <w:t>Work Procedures, Visio flow charts, course outlines, exercise scenarios, exercise data, etc.</w:t>
      </w:r>
    </w:p>
    <w:p w:rsidR="00CB3068" w:rsidRPr="006F30BD" w:rsidRDefault="00CB3068" w:rsidP="00CB3068">
      <w:pPr>
        <w:pStyle w:val="USDABullet1"/>
      </w:pPr>
      <w:r w:rsidRPr="006F30BD">
        <w:t>Assist with technical specifications for RICE items</w:t>
      </w:r>
      <w:r w:rsidR="00187C30" w:rsidRPr="006F30BD">
        <w:t>.</w:t>
      </w:r>
    </w:p>
    <w:p w:rsidR="00CB3068" w:rsidRDefault="00CB3068" w:rsidP="00CB3068">
      <w:pPr>
        <w:pStyle w:val="USDABullet1"/>
      </w:pPr>
      <w:r>
        <w:t>Data</w:t>
      </w:r>
      <w:r w:rsidR="00187C30">
        <w:t>.</w:t>
      </w:r>
    </w:p>
    <w:p w:rsidR="00CB3068" w:rsidRDefault="00CB3068" w:rsidP="00CB3068">
      <w:pPr>
        <w:pStyle w:val="USDABullet1"/>
      </w:pPr>
      <w:r>
        <w:t>Cleansing of legacy data to prepare for loading to the MIDAS system</w:t>
      </w:r>
      <w:r w:rsidR="00187C30">
        <w:t>.</w:t>
      </w:r>
    </w:p>
    <w:p w:rsidR="00CB3068" w:rsidRDefault="00CB3068" w:rsidP="00CB3068">
      <w:pPr>
        <w:pStyle w:val="USDABullet1"/>
      </w:pPr>
      <w:r>
        <w:t>Manual data conversion where the volume does not justify an automated conversion program</w:t>
      </w:r>
      <w:r w:rsidR="00187C30">
        <w:t>.</w:t>
      </w:r>
    </w:p>
    <w:p w:rsidR="00CB3068" w:rsidRDefault="00CB3068" w:rsidP="00CB3068">
      <w:pPr>
        <w:pStyle w:val="USDABullet1"/>
      </w:pPr>
      <w:r>
        <w:t>Training</w:t>
      </w:r>
      <w:r w:rsidR="00187C30">
        <w:t>.</w:t>
      </w:r>
    </w:p>
    <w:p w:rsidR="00CB3068" w:rsidRDefault="00CB3068" w:rsidP="00CB3068">
      <w:pPr>
        <w:pStyle w:val="USDABullet1"/>
      </w:pPr>
      <w:r>
        <w:t>Audience participants for training course pilots and Train-the-Trainer activities</w:t>
      </w:r>
      <w:r w:rsidR="00187C30">
        <w:t>.</w:t>
      </w:r>
    </w:p>
    <w:p w:rsidR="00CB3068" w:rsidRDefault="00CB3068" w:rsidP="00CB3068">
      <w:pPr>
        <w:pStyle w:val="USDABullet1"/>
      </w:pPr>
      <w:r>
        <w:t>Classroom assistants for live training events</w:t>
      </w:r>
      <w:r w:rsidR="00187C30">
        <w:t>.</w:t>
      </w:r>
    </w:p>
    <w:p w:rsidR="00CB3068" w:rsidRDefault="00CB3068" w:rsidP="00CB3068">
      <w:pPr>
        <w:pStyle w:val="USDABullet1"/>
      </w:pPr>
      <w:r>
        <w:t>Trainers for classroom and virtual training sessions</w:t>
      </w:r>
      <w:r w:rsidR="00187C30">
        <w:t>.</w:t>
      </w:r>
    </w:p>
    <w:p w:rsidR="00CB3068" w:rsidRDefault="00CB3068" w:rsidP="00CB3068">
      <w:pPr>
        <w:pStyle w:val="USDABullet1"/>
      </w:pPr>
      <w:r>
        <w:t>Open lab facilitators for end-user training sessions</w:t>
      </w:r>
      <w:r w:rsidR="00187C30">
        <w:t>.</w:t>
      </w:r>
    </w:p>
    <w:p w:rsidR="00CB3068" w:rsidRDefault="00CB3068" w:rsidP="00CB3068">
      <w:pPr>
        <w:pStyle w:val="USDABullet1"/>
      </w:pPr>
      <w:r>
        <w:t>Post Go-Live Support</w:t>
      </w:r>
      <w:r w:rsidR="00187C30">
        <w:t>.</w:t>
      </w:r>
    </w:p>
    <w:p w:rsidR="00CB3068" w:rsidRDefault="00CB3068" w:rsidP="00CB3068">
      <w:pPr>
        <w:pStyle w:val="USDABullet1"/>
      </w:pPr>
      <w:r>
        <w:t>First level of support to in-state users during initial go-live period</w:t>
      </w:r>
      <w:r w:rsidR="00187C30">
        <w:t>.</w:t>
      </w:r>
    </w:p>
    <w:p w:rsidR="00CB3068" w:rsidRDefault="00CB3068" w:rsidP="00CB3068">
      <w:pPr>
        <w:pStyle w:val="USDABullet1"/>
      </w:pPr>
      <w:r>
        <w:t>Interact with Help Desk to facilitate solution</w:t>
      </w:r>
      <w:r w:rsidR="00187C30">
        <w:t>.</w:t>
      </w:r>
    </w:p>
    <w:p w:rsidR="00CB3068" w:rsidRDefault="00CB3068" w:rsidP="00CB3068">
      <w:pPr>
        <w:pStyle w:val="USDABullet1"/>
      </w:pPr>
      <w:r>
        <w:t>Communicates common issues/errors and solutions to user base</w:t>
      </w:r>
      <w:r w:rsidR="00187C30">
        <w:t>.</w:t>
      </w:r>
    </w:p>
    <w:p w:rsidR="00CB3068" w:rsidRPr="008A1694" w:rsidRDefault="00CB3068" w:rsidP="00CB3068">
      <w:pPr>
        <w:pStyle w:val="USDAHeading3"/>
      </w:pPr>
      <w:bookmarkStart w:id="86" w:name="_Toc307916682"/>
      <w:bookmarkStart w:id="87" w:name="_Toc335924045"/>
      <w:r w:rsidRPr="008A1694">
        <w:t>Super User Training Delivery</w:t>
      </w:r>
      <w:bookmarkEnd w:id="86"/>
      <w:bookmarkEnd w:id="87"/>
    </w:p>
    <w:p w:rsidR="00CB3068" w:rsidRDefault="00CB3068" w:rsidP="00CB3068">
      <w:pPr>
        <w:pStyle w:val="USDABody"/>
      </w:pPr>
      <w:r>
        <w:t xml:space="preserve">Super User training will be delivered in the classroom and/or via WebEx using a MS PowerPoint presentation by the MIDAS SI </w:t>
      </w:r>
      <w:r w:rsidR="00D67F05">
        <w:t xml:space="preserve">Training </w:t>
      </w:r>
      <w:r>
        <w:t>Team. An emphasis on interaction during the training sessions will be encouraged. Wall charts and other visuals will be used throughout the session. Hard copies of the training materials will also be provided to each of the participants for future reference.</w:t>
      </w:r>
    </w:p>
    <w:p w:rsidR="00CB3068" w:rsidRPr="00963F7A" w:rsidRDefault="00CB3068" w:rsidP="00CB3068">
      <w:pPr>
        <w:pStyle w:val="USDAHeading3"/>
      </w:pPr>
      <w:bookmarkStart w:id="88" w:name="_Toc307916683"/>
      <w:bookmarkStart w:id="89" w:name="_Toc335924046"/>
      <w:r w:rsidRPr="00963F7A">
        <w:t>Super User Time Commitment</w:t>
      </w:r>
      <w:bookmarkEnd w:id="88"/>
      <w:bookmarkEnd w:id="89"/>
    </w:p>
    <w:p w:rsidR="00CB3068" w:rsidRDefault="00CB3068" w:rsidP="00CB3068">
      <w:pPr>
        <w:pStyle w:val="USDABody"/>
      </w:pPr>
      <w:r>
        <w:t>The requirements for super user involvement will be developed during the Realization phase of the project. Once a time commitment is defined, we will be able to estimate the travel cost for their participation.</w:t>
      </w:r>
    </w:p>
    <w:p w:rsidR="00CB3068" w:rsidRDefault="00CB3068" w:rsidP="00CB3068">
      <w:pPr>
        <w:pStyle w:val="USDAHeading2"/>
      </w:pPr>
      <w:bookmarkStart w:id="90" w:name="_Toc307916684"/>
      <w:bookmarkStart w:id="91" w:name="_Toc335924047"/>
      <w:r>
        <w:t>Change Agent Training</w:t>
      </w:r>
      <w:bookmarkEnd w:id="90"/>
      <w:bookmarkEnd w:id="91"/>
    </w:p>
    <w:p w:rsidR="00CB3068" w:rsidRDefault="00CB3068" w:rsidP="00CB3068">
      <w:pPr>
        <w:pStyle w:val="USDABody"/>
      </w:pPr>
      <w:r>
        <w:t>The Change Agent Network (CAN), as a whole, intends to act as a primary mechanism to engage FSA Farm Programs, IT, finance, policy, headquarters, state, and county offices in the development and modernization for the delivery of future farm programs. Currently scoped to include 50 change agents and 50 alternatives, the program intends to empower a defined set of stakeholders – representatives from each of the U.S. states and territories – and provide them with the forum, tools, and support needed to:</w:t>
      </w:r>
    </w:p>
    <w:p w:rsidR="00CB3068" w:rsidRDefault="00CB3068" w:rsidP="00CB3068">
      <w:pPr>
        <w:pStyle w:val="USDABullet1"/>
      </w:pPr>
      <w:r>
        <w:lastRenderedPageBreak/>
        <w:t>Facilitate the execution of communication and readiness activities at the local level</w:t>
      </w:r>
      <w:r w:rsidR="00187C30">
        <w:t>.</w:t>
      </w:r>
    </w:p>
    <w:p w:rsidR="00CB3068" w:rsidRDefault="00CB3068" w:rsidP="00CB3068">
      <w:pPr>
        <w:pStyle w:val="USDABullet1"/>
      </w:pPr>
      <w:r>
        <w:t>Work as a team to diagnose potential problems and facilitate the development of plans to address issues</w:t>
      </w:r>
      <w:r w:rsidR="00187C30">
        <w:t>.</w:t>
      </w:r>
    </w:p>
    <w:p w:rsidR="00CB3068" w:rsidRDefault="00CB3068" w:rsidP="00CB3068">
      <w:pPr>
        <w:pStyle w:val="USDABullet1"/>
      </w:pPr>
      <w:r>
        <w:t>Monitor FSA employee involvement at the local level and keep them informed and positively engaged in MIDAS project activities</w:t>
      </w:r>
      <w:r w:rsidR="00187C30">
        <w:t>.</w:t>
      </w:r>
    </w:p>
    <w:p w:rsidR="00CB3068" w:rsidRDefault="00CB3068" w:rsidP="00CB3068">
      <w:pPr>
        <w:pStyle w:val="USDABullet1"/>
      </w:pPr>
      <w:r>
        <w:t>Inform leadership of ongoing readiness activities, engaging them as needed</w:t>
      </w:r>
      <w:r w:rsidR="00187C30">
        <w:t>.</w:t>
      </w:r>
    </w:p>
    <w:p w:rsidR="00CB3068" w:rsidRDefault="00CB3068" w:rsidP="00CB3068">
      <w:pPr>
        <w:pStyle w:val="USDABody"/>
      </w:pPr>
      <w:r>
        <w:t>The Change Agent Network strategy is further defined in the C2-29.4 Change Agent Network Pilot Plan document. Leveraging the content of that document, this section will describe the training for the Change Agents.</w:t>
      </w:r>
    </w:p>
    <w:p w:rsidR="00CB3068" w:rsidRDefault="00CB3068" w:rsidP="00CB3068">
      <w:pPr>
        <w:pStyle w:val="USDABody"/>
      </w:pPr>
      <w:r>
        <w:t>The scope and content of the training for the Change Agents will include materials that brief them on the status of the MIDAS project as well as describe the roles and responsibilities of a Change Agent.</w:t>
      </w:r>
    </w:p>
    <w:p w:rsidR="00CB3068" w:rsidRPr="00963F7A" w:rsidRDefault="00CB3068" w:rsidP="00CB3068">
      <w:pPr>
        <w:pStyle w:val="USDAHeading3"/>
      </w:pPr>
      <w:bookmarkStart w:id="92" w:name="_Toc307916685"/>
      <w:bookmarkStart w:id="93" w:name="_Toc335924048"/>
      <w:r w:rsidRPr="00963F7A">
        <w:t>Scope and Content of Change Agent Training</w:t>
      </w:r>
      <w:bookmarkEnd w:id="92"/>
      <w:bookmarkEnd w:id="93"/>
    </w:p>
    <w:p w:rsidR="00CB3068" w:rsidRDefault="00CB3068" w:rsidP="00CB3068">
      <w:pPr>
        <w:pStyle w:val="USDABody"/>
      </w:pPr>
      <w:r>
        <w:t>Change Agent training incorporates organizational change management and MIDAS business process education to develop skills through active participation workshops and OCM activities. Change Agents will participate in the following training: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250"/>
        <w:gridCol w:w="7218"/>
      </w:tblGrid>
      <w:tr w:rsidR="00CB3068" w:rsidTr="001F56A0">
        <w:tc>
          <w:tcPr>
            <w:tcW w:w="2250" w:type="dxa"/>
          </w:tcPr>
          <w:p w:rsidR="00CB3068" w:rsidRPr="008A1694" w:rsidRDefault="00CB3068" w:rsidP="001F56A0">
            <w:pPr>
              <w:jc w:val="both"/>
              <w:rPr>
                <w:rFonts w:ascii="Times New Roman" w:hAnsi="Times New Roman"/>
                <w:b/>
                <w:sz w:val="24"/>
              </w:rPr>
            </w:pPr>
            <w:r w:rsidRPr="008A1694">
              <w:rPr>
                <w:rFonts w:ascii="Times New Roman" w:hAnsi="Times New Roman"/>
                <w:b/>
                <w:sz w:val="24"/>
              </w:rPr>
              <w:t>Welcome Kick-Off</w:t>
            </w:r>
          </w:p>
        </w:tc>
        <w:tc>
          <w:tcPr>
            <w:tcW w:w="7218" w:type="dxa"/>
          </w:tcPr>
          <w:p w:rsidR="00CB3068" w:rsidRPr="008A1694" w:rsidRDefault="00CB3068" w:rsidP="001F56A0">
            <w:pPr>
              <w:jc w:val="both"/>
              <w:rPr>
                <w:rFonts w:ascii="Times New Roman" w:hAnsi="Times New Roman"/>
                <w:sz w:val="24"/>
              </w:rPr>
            </w:pPr>
            <w:r w:rsidRPr="008A1694">
              <w:rPr>
                <w:rFonts w:ascii="Times New Roman" w:hAnsi="Times New Roman"/>
                <w:sz w:val="24"/>
              </w:rPr>
              <w:t>Conducted via Microsoft Live Meeting, this session is intended to welcome them to the program, introduce the road map for the development of employees into Change Agents, introduce their roles and responsibilities and explain the courses they will be asked to attend. This session will also allow them to formulate preliminary questions prior to their formal training.</w:t>
            </w:r>
          </w:p>
        </w:tc>
      </w:tr>
      <w:tr w:rsidR="00CB3068" w:rsidTr="001F56A0">
        <w:tc>
          <w:tcPr>
            <w:tcW w:w="2250" w:type="dxa"/>
          </w:tcPr>
          <w:p w:rsidR="00CB3068" w:rsidRPr="008A1694" w:rsidRDefault="00CB3068" w:rsidP="001F56A0">
            <w:pPr>
              <w:jc w:val="both"/>
              <w:rPr>
                <w:rFonts w:ascii="Times New Roman" w:hAnsi="Times New Roman"/>
                <w:b/>
                <w:sz w:val="24"/>
              </w:rPr>
            </w:pPr>
            <w:r w:rsidRPr="008A1694">
              <w:rPr>
                <w:rFonts w:ascii="Times New Roman" w:hAnsi="Times New Roman"/>
                <w:b/>
                <w:sz w:val="24"/>
              </w:rPr>
              <w:t>Introduction Training</w:t>
            </w:r>
          </w:p>
        </w:tc>
        <w:tc>
          <w:tcPr>
            <w:tcW w:w="7218" w:type="dxa"/>
          </w:tcPr>
          <w:p w:rsidR="00CB3068" w:rsidRPr="008A1694" w:rsidRDefault="00CB3068" w:rsidP="001F56A0">
            <w:pPr>
              <w:jc w:val="both"/>
              <w:rPr>
                <w:rFonts w:ascii="Times New Roman" w:hAnsi="Times New Roman"/>
                <w:sz w:val="24"/>
              </w:rPr>
            </w:pPr>
            <w:r w:rsidRPr="008A1694">
              <w:rPr>
                <w:rFonts w:ascii="Times New Roman" w:hAnsi="Times New Roman"/>
                <w:sz w:val="24"/>
              </w:rPr>
              <w:t>Provides an orientation to the MIDAS program, the SAP system, and their role as agents of change. This training may be developed as self-paced computer training delivered via AgLearn or be delivered as part of kick-off activities.</w:t>
            </w:r>
          </w:p>
          <w:p w:rsidR="00CB3068" w:rsidRPr="008A1694" w:rsidRDefault="00CB3068" w:rsidP="001F56A0">
            <w:pPr>
              <w:jc w:val="both"/>
              <w:rPr>
                <w:rFonts w:ascii="Times New Roman" w:hAnsi="Times New Roman"/>
                <w:sz w:val="24"/>
              </w:rPr>
            </w:pPr>
            <w:r w:rsidRPr="008A1694">
              <w:rPr>
                <w:rFonts w:ascii="Times New Roman" w:hAnsi="Times New Roman"/>
                <w:b/>
                <w:sz w:val="24"/>
              </w:rPr>
              <w:t>MIDAS101</w:t>
            </w:r>
            <w:r w:rsidRPr="008A1694">
              <w:rPr>
                <w:rFonts w:ascii="Times New Roman" w:hAnsi="Times New Roman"/>
                <w:sz w:val="24"/>
              </w:rPr>
              <w:t xml:space="preserve"> – an overview of the MIDAS project.</w:t>
            </w:r>
          </w:p>
          <w:p w:rsidR="00CB3068" w:rsidRDefault="00CB3068" w:rsidP="001F56A0">
            <w:pPr>
              <w:jc w:val="both"/>
              <w:rPr>
                <w:rFonts w:ascii="Times New Roman" w:hAnsi="Times New Roman"/>
                <w:sz w:val="24"/>
              </w:rPr>
            </w:pPr>
            <w:r w:rsidRPr="008A1694">
              <w:rPr>
                <w:rFonts w:ascii="Times New Roman" w:hAnsi="Times New Roman"/>
                <w:b/>
                <w:sz w:val="24"/>
              </w:rPr>
              <w:t>SAP Navigation</w:t>
            </w:r>
            <w:r w:rsidRPr="008A1694">
              <w:rPr>
                <w:rFonts w:ascii="Times New Roman" w:hAnsi="Times New Roman"/>
                <w:sz w:val="24"/>
              </w:rPr>
              <w:t xml:space="preserve"> – an introduction to SAP and navigational training critical for participation in the testing and training activities.</w:t>
            </w:r>
          </w:p>
          <w:p w:rsidR="00CB3068" w:rsidRPr="008A1694" w:rsidRDefault="00CB3068" w:rsidP="001F56A0">
            <w:pPr>
              <w:jc w:val="both"/>
              <w:rPr>
                <w:rFonts w:ascii="Times New Roman" w:hAnsi="Times New Roman"/>
                <w:sz w:val="16"/>
                <w:szCs w:val="16"/>
              </w:rPr>
            </w:pPr>
            <w:r w:rsidRPr="008A1694">
              <w:rPr>
                <w:rFonts w:ascii="Times New Roman" w:hAnsi="Times New Roman"/>
                <w:b/>
                <w:sz w:val="24"/>
              </w:rPr>
              <w:t>Change Management 101</w:t>
            </w:r>
            <w:r w:rsidRPr="008A1694">
              <w:rPr>
                <w:rFonts w:ascii="Times New Roman" w:hAnsi="Times New Roman"/>
                <w:sz w:val="24"/>
              </w:rPr>
              <w:t xml:space="preserve"> – introduces Change Agents to their role as change agents.</w:t>
            </w:r>
          </w:p>
        </w:tc>
      </w:tr>
      <w:tr w:rsidR="00CB3068" w:rsidTr="001F56A0">
        <w:tc>
          <w:tcPr>
            <w:tcW w:w="2250" w:type="dxa"/>
          </w:tcPr>
          <w:p w:rsidR="00CB3068" w:rsidRPr="008A1694" w:rsidRDefault="00CB3068" w:rsidP="001F56A0">
            <w:pPr>
              <w:jc w:val="both"/>
              <w:rPr>
                <w:rFonts w:ascii="Times New Roman" w:hAnsi="Times New Roman"/>
                <w:b/>
                <w:sz w:val="24"/>
              </w:rPr>
            </w:pPr>
            <w:r w:rsidRPr="008A1694">
              <w:rPr>
                <w:rFonts w:ascii="Times New Roman" w:hAnsi="Times New Roman"/>
                <w:b/>
                <w:sz w:val="24"/>
              </w:rPr>
              <w:t>Activity Workshops</w:t>
            </w:r>
          </w:p>
        </w:tc>
        <w:tc>
          <w:tcPr>
            <w:tcW w:w="7218" w:type="dxa"/>
          </w:tcPr>
          <w:p w:rsidR="00CB3068" w:rsidRPr="008A1694" w:rsidRDefault="00CB3068" w:rsidP="001F56A0">
            <w:pPr>
              <w:jc w:val="both"/>
              <w:rPr>
                <w:rFonts w:ascii="Times New Roman" w:hAnsi="Times New Roman"/>
                <w:sz w:val="24"/>
              </w:rPr>
            </w:pPr>
            <w:r w:rsidRPr="008A1694">
              <w:rPr>
                <w:rFonts w:ascii="Times New Roman" w:hAnsi="Times New Roman"/>
                <w:sz w:val="24"/>
              </w:rPr>
              <w:t xml:space="preserve">Activity Workshops are specific to project activities and provide participants with the required level of knowledge to participate in the </w:t>
            </w:r>
            <w:r w:rsidRPr="008A1694">
              <w:rPr>
                <w:rFonts w:ascii="Times New Roman" w:hAnsi="Times New Roman"/>
                <w:sz w:val="24"/>
              </w:rPr>
              <w:lastRenderedPageBreak/>
              <w:t>activity. These workshops will be developed on an as-needed basis.</w:t>
            </w:r>
          </w:p>
        </w:tc>
      </w:tr>
    </w:tbl>
    <w:p w:rsidR="00CB3068" w:rsidRDefault="00CB3068" w:rsidP="00CB3068">
      <w:pPr>
        <w:spacing w:after="0" w:line="240" w:lineRule="auto"/>
        <w:rPr>
          <w:rFonts w:ascii="Cambria" w:eastAsia="Times New Roman" w:hAnsi="Cambria"/>
          <w:b/>
          <w:bCs/>
          <w:iCs/>
          <w:color w:val="FFFFFF"/>
          <w:sz w:val="28"/>
          <w:szCs w:val="28"/>
        </w:rPr>
      </w:pPr>
    </w:p>
    <w:p w:rsidR="00CB3068" w:rsidRDefault="00CB3068" w:rsidP="00CB3068">
      <w:pPr>
        <w:pStyle w:val="USDAHeading1"/>
      </w:pPr>
      <w:bookmarkStart w:id="94" w:name="_Toc307916686"/>
      <w:bookmarkStart w:id="95" w:name="_Toc335924049"/>
      <w:r>
        <w:t>FSA IT Support Staff Training</w:t>
      </w:r>
      <w:bookmarkEnd w:id="94"/>
      <w:bookmarkEnd w:id="95"/>
    </w:p>
    <w:p w:rsidR="00CB3068" w:rsidRDefault="00CB3068" w:rsidP="00CB3068">
      <w:pPr>
        <w:pStyle w:val="USDABody"/>
      </w:pPr>
      <w:r>
        <w:t xml:space="preserve">The MIDAS program is being implemented on the ITIL framework, leveraging IT Service Management (ITSM) principles in conjunction with other ITSM Frameworks such as </w:t>
      </w:r>
      <w:proofErr w:type="spellStart"/>
      <w:r>
        <w:t>CobiT</w:t>
      </w:r>
      <w:proofErr w:type="spellEnd"/>
      <w:r>
        <w:t>, ISO 20K, and CMMI to integrate SAP Services into the FSA Enterprise. It is assumed that the FSA ITSD as it currently exists will provide operation and maintenance of the MIDAS solution once it is transitioned from the SI and will need training not only in the functional and technical aspects of SAP but in ITIL as well.</w:t>
      </w:r>
    </w:p>
    <w:p w:rsidR="00CB3068" w:rsidRDefault="00CB3068" w:rsidP="00CB3068">
      <w:pPr>
        <w:pStyle w:val="USDABody"/>
      </w:pPr>
      <w:r>
        <w:t>As part of the ITSM framework, the Transition phase manages the development and improvement of capabilities for transitioning new or changed services into operations. This includes transfer control of services between the SI and the FSA technical teams. A major component of transition management is the preparation and introduction to Production activities which include roll-out planning, communications, training, distribution</w:t>
      </w:r>
      <w:r w:rsidR="00A53540">
        <w:t>,</w:t>
      </w:r>
      <w:r>
        <w:t xml:space="preserve"> and installation of the MIDAS release as depicted below:</w:t>
      </w:r>
    </w:p>
    <w:p w:rsidR="00CB3068" w:rsidRDefault="00CB3068" w:rsidP="00CB3068">
      <w:pPr>
        <w:pStyle w:val="USDABody"/>
      </w:pPr>
    </w:p>
    <w:p w:rsidR="00CB3068" w:rsidRDefault="00CB3068" w:rsidP="00CB3068">
      <w:pPr>
        <w:pStyle w:val="USDABody"/>
        <w:keepNext/>
        <w:jc w:val="center"/>
      </w:pPr>
      <w:r w:rsidRPr="00BA0F48">
        <w:rPr>
          <w:noProof/>
        </w:rPr>
        <w:drawing>
          <wp:inline distT="0" distB="0" distL="0" distR="0">
            <wp:extent cx="5943600" cy="1495425"/>
            <wp:effectExtent l="19050" t="0" r="0" b="0"/>
            <wp:docPr id="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943600" cy="1495425"/>
                    </a:xfrm>
                    <a:prstGeom prst="rect">
                      <a:avLst/>
                    </a:prstGeom>
                  </pic:spPr>
                </pic:pic>
              </a:graphicData>
            </a:graphic>
          </wp:inline>
        </w:drawing>
      </w:r>
    </w:p>
    <w:p w:rsidR="00CB3068" w:rsidRDefault="00CB3068" w:rsidP="00CB3068">
      <w:pPr>
        <w:pStyle w:val="Caption"/>
      </w:pPr>
      <w:bookmarkStart w:id="96" w:name="_Toc307916764"/>
      <w:bookmarkStart w:id="97" w:name="_Toc332932124"/>
      <w:r>
        <w:t xml:space="preserve">Figure </w:t>
      </w:r>
      <w:r w:rsidR="00F31D09">
        <w:fldChar w:fldCharType="begin"/>
      </w:r>
      <w:r>
        <w:instrText xml:space="preserve"> SEQ Figure \* ARABIC </w:instrText>
      </w:r>
      <w:r w:rsidR="00F31D09">
        <w:fldChar w:fldCharType="separate"/>
      </w:r>
      <w:r w:rsidR="001C6371">
        <w:rPr>
          <w:noProof/>
        </w:rPr>
        <w:t>2</w:t>
      </w:r>
      <w:r w:rsidR="00F31D09">
        <w:fldChar w:fldCharType="end"/>
      </w:r>
      <w:r>
        <w:t>: Transition Planning</w:t>
      </w:r>
      <w:bookmarkEnd w:id="96"/>
      <w:bookmarkEnd w:id="97"/>
    </w:p>
    <w:p w:rsidR="00CB3068" w:rsidRDefault="00CB3068" w:rsidP="00CB3068">
      <w:pPr>
        <w:pStyle w:val="USDABody"/>
      </w:pPr>
      <w:r>
        <w:t>In anticipation of the ITIL-driven SAP product, it is highly recommended the FSA ITSD group begin preparing now by ensuring all team members are certified in ITIL v3 Foundations and begin transitioning to an ITIL framework for day-to-day operations of current technology support. This would include aligning the workforce by ITIL area as described below</w:t>
      </w:r>
      <w:r>
        <w:rPr>
          <w:rStyle w:val="FootnoteReference"/>
        </w:rPr>
        <w:footnoteReference w:id="1"/>
      </w:r>
      <w:r>
        <w:t>, with several people within each group certified at the appropriate Level 2 status:</w:t>
      </w:r>
    </w:p>
    <w:p w:rsidR="00CB3068" w:rsidRDefault="00CB3068" w:rsidP="00CB3068">
      <w:pPr>
        <w:pStyle w:val="USDABullet1"/>
      </w:pPr>
      <w:r w:rsidRPr="00E33839">
        <w:rPr>
          <w:b/>
        </w:rPr>
        <w:t>ITIL Service Strategy</w:t>
      </w:r>
      <w:r>
        <w:t xml:space="preserve"> – the center and origin point of the ITIL </w:t>
      </w:r>
      <w:proofErr w:type="gramStart"/>
      <w:r>
        <w:t>Lifecycle,</w:t>
      </w:r>
      <w:proofErr w:type="gramEnd"/>
      <w:r>
        <w:t xml:space="preserve"> provides guidance on clarification and prioritization of service-provider investments in service</w:t>
      </w:r>
      <w:r w:rsidR="00A53540">
        <w:t>.</w:t>
      </w:r>
    </w:p>
    <w:p w:rsidR="00CB3068" w:rsidRDefault="00CB3068" w:rsidP="00CB3068">
      <w:pPr>
        <w:pStyle w:val="USDABullet1"/>
      </w:pPr>
      <w:r w:rsidRPr="00E33839">
        <w:rPr>
          <w:b/>
        </w:rPr>
        <w:t>ITIL Service Design</w:t>
      </w:r>
      <w:r>
        <w:t xml:space="preserve"> – provides good-practice guidance on the design of IT services, processes, and other aspects of the service management effort</w:t>
      </w:r>
      <w:r w:rsidR="00A53540">
        <w:t>.</w:t>
      </w:r>
    </w:p>
    <w:p w:rsidR="00CB3068" w:rsidRDefault="00CB3068" w:rsidP="00CB3068">
      <w:pPr>
        <w:pStyle w:val="USDABullet1"/>
      </w:pPr>
      <w:r w:rsidRPr="00E33839">
        <w:rPr>
          <w:b/>
        </w:rPr>
        <w:lastRenderedPageBreak/>
        <w:t>ITIL Service Transition</w:t>
      </w:r>
      <w:r>
        <w:t xml:space="preserve"> – relates to the delivery of services required by a business into live/operational use, and often encompasses the “project” side of IT rather than “Business as usual</w:t>
      </w:r>
      <w:r w:rsidR="00A53540">
        <w:t>.</w:t>
      </w:r>
      <w:r>
        <w:t>”</w:t>
      </w:r>
    </w:p>
    <w:p w:rsidR="00CB3068" w:rsidRDefault="00CB3068" w:rsidP="00CB3068">
      <w:pPr>
        <w:pStyle w:val="USDABullet1"/>
      </w:pPr>
      <w:r w:rsidRPr="00E33839">
        <w:rPr>
          <w:b/>
        </w:rPr>
        <w:t>ITIL Service Operation</w:t>
      </w:r>
      <w:r>
        <w:t xml:space="preserve"> – the part of the lifecycle where the services and value is actually directly delivers, based on best practice for achieving the delivery of agreed levels of services both to end-users and the customers</w:t>
      </w:r>
      <w:r w:rsidR="00A53540">
        <w:t>.</w:t>
      </w:r>
    </w:p>
    <w:p w:rsidR="00CB3068" w:rsidRDefault="00CB3068" w:rsidP="00CB3068">
      <w:pPr>
        <w:pStyle w:val="USDABullet1"/>
      </w:pPr>
      <w:r w:rsidRPr="00E33839">
        <w:rPr>
          <w:b/>
        </w:rPr>
        <w:t>ITIL Continual Service Improvement</w:t>
      </w:r>
      <w:r>
        <w:t xml:space="preserve"> – focused on improving service over the entire lifecycle and phases of the service catalogue</w:t>
      </w:r>
      <w:r w:rsidR="00A53540">
        <w:t>.</w:t>
      </w:r>
    </w:p>
    <w:p w:rsidR="00CB3068" w:rsidRDefault="00CB3068" w:rsidP="00CB3068">
      <w:pPr>
        <w:pStyle w:val="USDABody"/>
      </w:pPr>
      <w:r>
        <w:t xml:space="preserve">Implementing ITIL involves all IT staff, from the very top on down and across the board. It is imperative that everyone understands and follows the ITIL framework in order to successfully support the MIDAS solution. Support of SAP will be different from legacy systems in that SAP is a real-time system and the impact of system changes are immediate and must undergo a more rigorous transport procedure to ensure production integrity. </w:t>
      </w:r>
    </w:p>
    <w:p w:rsidR="00CB3068" w:rsidRDefault="00CB3068" w:rsidP="00CB3068">
      <w:pPr>
        <w:pStyle w:val="USDABody"/>
      </w:pPr>
      <w:r>
        <w:t xml:space="preserve">The MIDAS ITSM team will be responsible for identifying and managing the transitional education and training needs of the FSA ITSD support team. </w:t>
      </w:r>
    </w:p>
    <w:p w:rsidR="00CB3068" w:rsidRDefault="00861C0A" w:rsidP="00CB3068">
      <w:pPr>
        <w:pStyle w:val="USDAHeading1"/>
      </w:pPr>
      <w:bookmarkStart w:id="98" w:name="_Toc307916687"/>
      <w:bookmarkStart w:id="99" w:name="_Toc335924050"/>
      <w:r>
        <w:t xml:space="preserve">FSA </w:t>
      </w:r>
      <w:r w:rsidR="00CB3068">
        <w:t>MIDAS End</w:t>
      </w:r>
      <w:r w:rsidR="00D85AAA">
        <w:t>-</w:t>
      </w:r>
      <w:r>
        <w:t xml:space="preserve">User </w:t>
      </w:r>
      <w:r w:rsidR="00CB3068">
        <w:t>Training Overview</w:t>
      </w:r>
      <w:bookmarkEnd w:id="98"/>
      <w:bookmarkEnd w:id="99"/>
    </w:p>
    <w:p w:rsidR="00B77905" w:rsidRDefault="00B77905" w:rsidP="00B77905">
      <w:pPr>
        <w:pStyle w:val="USDABody"/>
      </w:pPr>
      <w:r>
        <w:t>The MIDAS SI Training team is responsible for the development of end user instructional materials as part of the MIDAS project. All end user training courses are developed in modules that can be grouped according to the business processes and flexible enough to allow delivery in multiple modes to fit the needs of the diverse FSA population.</w:t>
      </w:r>
    </w:p>
    <w:p w:rsidR="00B77905" w:rsidRDefault="00B77905" w:rsidP="00B77905">
      <w:pPr>
        <w:pStyle w:val="USDABody"/>
      </w:pPr>
      <w:r>
        <w:t>These materials will address the specific goals of each training course and will be tailored based on the profile of the target audience and the recommended delivery method. We will also focus on maintaining consistency in format, structure, and content.</w:t>
      </w:r>
    </w:p>
    <w:p w:rsidR="00B77905" w:rsidRDefault="00B77905" w:rsidP="00B77905">
      <w:pPr>
        <w:pStyle w:val="USDABody"/>
      </w:pPr>
      <w:r>
        <w:t>Followi</w:t>
      </w:r>
      <w:r w:rsidR="00861C0A">
        <w:t>ng industry best practices, this approach</w:t>
      </w:r>
      <w:r>
        <w:t xml:space="preserve"> incorporates the following elements:</w:t>
      </w:r>
    </w:p>
    <w:p w:rsidR="00B77905" w:rsidRDefault="00B77905" w:rsidP="00B77905">
      <w:pPr>
        <w:pStyle w:val="USDABullet1"/>
      </w:pPr>
      <w:r>
        <w:t>Be MIDAS role-specific</w:t>
      </w:r>
      <w:r w:rsidR="00A53540">
        <w:t>.</w:t>
      </w:r>
    </w:p>
    <w:p w:rsidR="00B77905" w:rsidRDefault="00B77905" w:rsidP="00B77905">
      <w:pPr>
        <w:pStyle w:val="USDABullet1"/>
      </w:pPr>
      <w:r>
        <w:t>Include business processes and show how the subject matter is applicable and useful to the audience</w:t>
      </w:r>
      <w:r w:rsidR="00A53540">
        <w:t>.</w:t>
      </w:r>
    </w:p>
    <w:p w:rsidR="00B77905" w:rsidRDefault="00B77905" w:rsidP="00B77905">
      <w:pPr>
        <w:pStyle w:val="USDABullet1"/>
      </w:pPr>
      <w:r>
        <w:t>Provide focused content, outline all prerequisite skills necessary for preparation of training and identify training activities along with the learning objectives</w:t>
      </w:r>
      <w:r w:rsidR="00A53540">
        <w:t>.</w:t>
      </w:r>
    </w:p>
    <w:p w:rsidR="00B77905" w:rsidRDefault="00B77905" w:rsidP="00B77905">
      <w:pPr>
        <w:pStyle w:val="USDABullet1"/>
      </w:pPr>
      <w:r>
        <w:t>Include production-like simulations, demonstrations, and hands-on exercises to make the learning experience active, not passive</w:t>
      </w:r>
      <w:r w:rsidR="00A53540">
        <w:t>.</w:t>
      </w:r>
    </w:p>
    <w:p w:rsidR="00B77905" w:rsidRDefault="00B77905" w:rsidP="00B77905">
      <w:pPr>
        <w:pStyle w:val="USDABullet1"/>
      </w:pPr>
      <w:r>
        <w:t>Organize logical, modular learning components</w:t>
      </w:r>
      <w:r w:rsidR="00A53540">
        <w:t>.</w:t>
      </w:r>
    </w:p>
    <w:p w:rsidR="00B77905" w:rsidRDefault="00B77905" w:rsidP="00B77905">
      <w:pPr>
        <w:pStyle w:val="USDABullet1"/>
      </w:pPr>
      <w:r>
        <w:t>Flow from simple to the complex, provide guidance throughout courses and practice sessions with regular feedback and reinforcement</w:t>
      </w:r>
      <w:r w:rsidR="00A53540">
        <w:t>.</w:t>
      </w:r>
    </w:p>
    <w:p w:rsidR="00B77905" w:rsidRDefault="00B77905" w:rsidP="00B77905">
      <w:pPr>
        <w:pStyle w:val="USDABullet1"/>
      </w:pPr>
      <w:r>
        <w:t xml:space="preserve">Allow for flexible delivery, based on MIDAS user needs, preferences, and </w:t>
      </w:r>
      <w:r>
        <w:lastRenderedPageBreak/>
        <w:t>logistical constraints, with ample time for hands-on practice</w:t>
      </w:r>
      <w:r w:rsidR="00A53540">
        <w:t>.</w:t>
      </w:r>
    </w:p>
    <w:p w:rsidR="00B77905" w:rsidRDefault="00B77905" w:rsidP="00B77905">
      <w:pPr>
        <w:pStyle w:val="USDABullet1"/>
      </w:pPr>
      <w:r>
        <w:t>Provide training close to the time the end users will begin using MIDAS in an effort to make the content immediately useful and maximize retention</w:t>
      </w:r>
      <w:r w:rsidR="00A53540">
        <w:t>.</w:t>
      </w:r>
    </w:p>
    <w:p w:rsidR="00B77905" w:rsidRDefault="00B77905" w:rsidP="00B77905">
      <w:pPr>
        <w:pStyle w:val="USDABullet1"/>
      </w:pPr>
      <w:r>
        <w:t>Provide an Employee Performance Support System (MIDAS Help)</w:t>
      </w:r>
      <w:r w:rsidR="00A53540">
        <w:t>.</w:t>
      </w:r>
    </w:p>
    <w:p w:rsidR="00CB3068" w:rsidRDefault="00CB3068" w:rsidP="00CB3068">
      <w:pPr>
        <w:pStyle w:val="USDABody"/>
      </w:pPr>
      <w:r>
        <w:t xml:space="preserve">Our approach to </w:t>
      </w:r>
      <w:r w:rsidR="00861C0A">
        <w:t>developing this approach</w:t>
      </w:r>
      <w:r>
        <w:t xml:space="preserve"> is based on feedback obtained from conducting interviews with FSA field staff and training personnel in addition to analyzing tools and approaches. The approach to curriculum design for all MIDAS releases is based on defined business processes and system roles. </w:t>
      </w:r>
    </w:p>
    <w:p w:rsidR="00CB3068" w:rsidRDefault="00CB3068" w:rsidP="00CB3068">
      <w:pPr>
        <w:pStyle w:val="USDABody"/>
      </w:pPr>
      <w:r>
        <w:t xml:space="preserve">The </w:t>
      </w:r>
      <w:r w:rsidR="00861C0A">
        <w:t>developed t</w:t>
      </w:r>
      <w:r>
        <w:t>rain</w:t>
      </w:r>
      <w:r w:rsidR="00861C0A">
        <w:t>ing c</w:t>
      </w:r>
      <w:r>
        <w:t>urriculum will address three types of training:</w:t>
      </w:r>
    </w:p>
    <w:p w:rsidR="00CB3068" w:rsidRDefault="00CB3068" w:rsidP="00CB3068">
      <w:pPr>
        <w:pStyle w:val="USDABullet1"/>
      </w:pPr>
      <w:r w:rsidRPr="008A1694">
        <w:rPr>
          <w:b/>
        </w:rPr>
        <w:t>SAP Basic Navigation</w:t>
      </w:r>
      <w:r>
        <w:t xml:space="preserve"> – Self-paced training that introduces the MIDAS solution</w:t>
      </w:r>
      <w:r w:rsidR="00A53540">
        <w:t>.</w:t>
      </w:r>
    </w:p>
    <w:p w:rsidR="00CB3068" w:rsidRDefault="00CB3068" w:rsidP="00CB3068">
      <w:pPr>
        <w:pStyle w:val="USDABullet1"/>
      </w:pPr>
      <w:r w:rsidRPr="008A1694">
        <w:rPr>
          <w:b/>
        </w:rPr>
        <w:t>Role Based Task Training</w:t>
      </w:r>
      <w:r>
        <w:t xml:space="preserve"> – Hands-on business process and procedure training focused by system role. This training will be a mix of self-paced and instructor led, with all training content available post-implementation on a performance support system</w:t>
      </w:r>
      <w:r w:rsidR="00A53540">
        <w:t>.</w:t>
      </w:r>
    </w:p>
    <w:p w:rsidR="00CB3068" w:rsidRDefault="00CB3068" w:rsidP="00CB3068">
      <w:pPr>
        <w:pStyle w:val="USDABullet1"/>
      </w:pPr>
      <w:r w:rsidRPr="008A1694">
        <w:rPr>
          <w:b/>
        </w:rPr>
        <w:t>Executive Training</w:t>
      </w:r>
      <w:r>
        <w:t xml:space="preserve"> – Overviews of the new business processes and supporting SAP transactions for senior audiences with limited hands-on, system roles in the new environment. Target audiences include State Executive Directors</w:t>
      </w:r>
      <w:proofErr w:type="gramStart"/>
      <w:r>
        <w:t>,  and</w:t>
      </w:r>
      <w:proofErr w:type="gramEnd"/>
      <w:r>
        <w:t xml:space="preserve"> DC office Farm Program Division Directors for FSA end user changes. For changes to IT support and budget office support additional executives may be identified as this document is refined. This training will be delivered in small groups via teleconference or one-on-one sessions</w:t>
      </w:r>
      <w:r w:rsidR="00A53540">
        <w:t>.</w:t>
      </w:r>
    </w:p>
    <w:p w:rsidR="00CB3068" w:rsidRDefault="00CB3068" w:rsidP="00CB3068">
      <w:pPr>
        <w:pStyle w:val="USDABody"/>
      </w:pPr>
      <w:r>
        <w:t xml:space="preserve">The development process begins in the early part of Realization with the finalized curriculum and course outline development. The course materials will be developed, reviewed, and finalized throughout the Realization phase. A full development plan </w:t>
      </w:r>
      <w:r w:rsidR="009C36E9">
        <w:t>has been</w:t>
      </w:r>
      <w:r>
        <w:t xml:space="preserve"> established with milestones, completion due dates, and review dates.</w:t>
      </w:r>
    </w:p>
    <w:p w:rsidR="00CB3068" w:rsidRDefault="00354E55" w:rsidP="00CB3068">
      <w:pPr>
        <w:pStyle w:val="USDAHeading2"/>
      </w:pPr>
      <w:bookmarkStart w:id="100" w:name="_Toc307916688"/>
      <w:bookmarkStart w:id="101" w:name="_Toc335924051"/>
      <w:r>
        <w:t xml:space="preserve">MIDAS </w:t>
      </w:r>
      <w:r w:rsidR="00CB3068">
        <w:t xml:space="preserve">End User </w:t>
      </w:r>
      <w:r>
        <w:t xml:space="preserve">Population </w:t>
      </w:r>
      <w:r w:rsidR="00CB3068">
        <w:t>Training Program Key Objectives</w:t>
      </w:r>
      <w:bookmarkEnd w:id="100"/>
      <w:bookmarkEnd w:id="101"/>
    </w:p>
    <w:p w:rsidR="00354E55" w:rsidRDefault="00CB3068" w:rsidP="00CB3068">
      <w:pPr>
        <w:pStyle w:val="USDABody"/>
      </w:pPr>
      <w:r>
        <w:t xml:space="preserve">The primary goal of the </w:t>
      </w:r>
      <w:r w:rsidR="00354E55">
        <w:t xml:space="preserve">MIDAS </w:t>
      </w:r>
      <w:r>
        <w:t xml:space="preserve">end user </w:t>
      </w:r>
      <w:r w:rsidR="00354E55">
        <w:t xml:space="preserve">population </w:t>
      </w:r>
      <w:r>
        <w:t>training program is</w:t>
      </w:r>
      <w:r w:rsidR="00354E55">
        <w:t xml:space="preserve"> to:</w:t>
      </w:r>
    </w:p>
    <w:p w:rsidR="00354E55" w:rsidRDefault="00354E55" w:rsidP="00354E55">
      <w:pPr>
        <w:pStyle w:val="USDABody"/>
        <w:numPr>
          <w:ilvl w:val="0"/>
          <w:numId w:val="31"/>
        </w:numPr>
      </w:pPr>
      <w:r>
        <w:t>Teach</w:t>
      </w:r>
      <w:r w:rsidR="00CB3068">
        <w:t xml:space="preserve"> </w:t>
      </w:r>
      <w:r>
        <w:t>this group</w:t>
      </w:r>
      <w:r w:rsidR="00CB3068">
        <w:t xml:space="preserve"> how to perform their job tasks effectively in the new business process and SAP system environment. </w:t>
      </w:r>
    </w:p>
    <w:p w:rsidR="00354E55" w:rsidRDefault="00354E55" w:rsidP="00354E55">
      <w:pPr>
        <w:pStyle w:val="USDABody"/>
        <w:numPr>
          <w:ilvl w:val="0"/>
          <w:numId w:val="31"/>
        </w:numPr>
      </w:pPr>
      <w:r>
        <w:t>Prepare this group to teach the same skills to the larger FSA end-user population.</w:t>
      </w:r>
    </w:p>
    <w:p w:rsidR="00CB3068" w:rsidRDefault="00CB3068" w:rsidP="00354E55">
      <w:pPr>
        <w:pStyle w:val="USDABody"/>
      </w:pPr>
      <w:r>
        <w:t>The overall training program will seek to reinforce expected performance goals and promote a level of comfort with the new business tools. Individual courses will have specific performance objectives as a means of determining the level of individual user preparation in their new roles.</w:t>
      </w:r>
    </w:p>
    <w:p w:rsidR="00CB3068" w:rsidRDefault="00CB3068" w:rsidP="00354E55">
      <w:pPr>
        <w:pStyle w:val="USDABody"/>
        <w:spacing w:before="120"/>
      </w:pPr>
      <w:r>
        <w:t xml:space="preserve">The MIDAS End User </w:t>
      </w:r>
      <w:r w:rsidR="00354E55">
        <w:t xml:space="preserve">Population </w:t>
      </w:r>
      <w:r>
        <w:t>Training Strategy focuses on the following key objectives:</w:t>
      </w:r>
    </w:p>
    <w:p w:rsidR="00CB3068" w:rsidRDefault="00CB3068" w:rsidP="00CB3068">
      <w:pPr>
        <w:pStyle w:val="USDABullet1"/>
      </w:pPr>
      <w:r>
        <w:t xml:space="preserve">Train end users how to execute new and/or revised business processes using the SAP system and the appropriate performance support tools so they can perform </w:t>
      </w:r>
      <w:r>
        <w:lastRenderedPageBreak/>
        <w:t>effectively within the new to-be environment</w:t>
      </w:r>
      <w:r w:rsidR="00A53540">
        <w:t>.</w:t>
      </w:r>
    </w:p>
    <w:p w:rsidR="00CB3068" w:rsidRDefault="00CB3068" w:rsidP="00CB3068">
      <w:pPr>
        <w:pStyle w:val="USDABullet1"/>
      </w:pPr>
      <w:r>
        <w:t>Combine business process training with SAP system training so that end users understand how their specific tasks fit in with the overall business event</w:t>
      </w:r>
      <w:r w:rsidR="00A53540">
        <w:t>.</w:t>
      </w:r>
    </w:p>
    <w:p w:rsidR="00CB3068" w:rsidRDefault="00CB3068" w:rsidP="00CB3068">
      <w:pPr>
        <w:pStyle w:val="USDABullet1"/>
      </w:pPr>
      <w:r>
        <w:t xml:space="preserve">Educate and train </w:t>
      </w:r>
      <w:r w:rsidR="00354E55">
        <w:t xml:space="preserve">FSA </w:t>
      </w:r>
      <w:r>
        <w:t>end</w:t>
      </w:r>
      <w:r w:rsidR="00354E55">
        <w:t>-</w:t>
      </w:r>
      <w:r>
        <w:t>users with the knowledge and skills they will need to proficiently perform in the new environment by matching the required learning to each system role</w:t>
      </w:r>
      <w:r w:rsidR="00A53540">
        <w:t>.</w:t>
      </w:r>
    </w:p>
    <w:p w:rsidR="00CB3068" w:rsidRDefault="00CB3068" w:rsidP="00CB3068">
      <w:pPr>
        <w:pStyle w:val="USDABullet1"/>
      </w:pPr>
      <w:r>
        <w:t>Create self-sufficient users by providing ample opportunities to apply their newly acquired knowledge and skills through hands-on, real-life exercises</w:t>
      </w:r>
      <w:r w:rsidR="00A53540">
        <w:t>.</w:t>
      </w:r>
    </w:p>
    <w:p w:rsidR="00CB3068" w:rsidRDefault="00CB3068" w:rsidP="00CB3068">
      <w:pPr>
        <w:pStyle w:val="USDABullet1"/>
      </w:pPr>
      <w:r>
        <w:t>Design and develop a training approach that will meet implementation, ongoing training, and performance support needs</w:t>
      </w:r>
      <w:r w:rsidR="00A53540">
        <w:t>.</w:t>
      </w:r>
    </w:p>
    <w:p w:rsidR="00CB3068" w:rsidRDefault="00CB3068" w:rsidP="00CB3068">
      <w:pPr>
        <w:pStyle w:val="USDABullet1"/>
      </w:pPr>
      <w:r>
        <w:t>Build the capacity to maintain and develop future MIDAS training internally</w:t>
      </w:r>
      <w:r w:rsidR="00A53540">
        <w:t>.</w:t>
      </w:r>
    </w:p>
    <w:p w:rsidR="00CB3068" w:rsidRDefault="00CB3068" w:rsidP="00CB3068">
      <w:pPr>
        <w:pStyle w:val="USDAHeading2"/>
      </w:pPr>
      <w:bookmarkStart w:id="102" w:name="_Toc307916689"/>
      <w:bookmarkStart w:id="103" w:name="_Toc335924052"/>
      <w:r>
        <w:t>End User Training Scope</w:t>
      </w:r>
      <w:bookmarkEnd w:id="102"/>
      <w:bookmarkEnd w:id="103"/>
    </w:p>
    <w:p w:rsidR="00CB3068" w:rsidRDefault="00CB3068" w:rsidP="00CB3068">
      <w:pPr>
        <w:pStyle w:val="USDABody"/>
      </w:pPr>
      <w:r>
        <w:t xml:space="preserve">This scope includes the management, planning, execution, development, curriculum and delivery of education and training across all deployments of the MIDAS solution. The MIDAS </w:t>
      </w:r>
      <w:r w:rsidR="00354E55">
        <w:t xml:space="preserve">SI </w:t>
      </w:r>
      <w:r>
        <w:t xml:space="preserve">Training </w:t>
      </w:r>
      <w:r w:rsidR="004B0B7C">
        <w:t>T</w:t>
      </w:r>
      <w:r>
        <w:t>eam will continue to support each deployment for 90 days post go-live, evaluating the need for remedial training, offering open-lab style workshops, and general support to the end user audience.</w:t>
      </w:r>
    </w:p>
    <w:p w:rsidR="00CB3068" w:rsidRDefault="00CB3068" w:rsidP="00CB3068">
      <w:pPr>
        <w:pStyle w:val="USDABody"/>
      </w:pPr>
      <w:r>
        <w:t xml:space="preserve">In order to deliver an effective training solution, many variables must be considered and factored into the overall training plan. As such, it is especially critical that all project team members and key stakeholders understand the scope of the training program. </w:t>
      </w:r>
    </w:p>
    <w:p w:rsidR="00CB3068" w:rsidRDefault="00CB3068" w:rsidP="00CB3068">
      <w:pPr>
        <w:pStyle w:val="USDABody"/>
      </w:pPr>
      <w:r>
        <w:t xml:space="preserve">One of the main goals of the </w:t>
      </w:r>
      <w:r w:rsidR="00C17537">
        <w:t>MIDAS FSA Training Team</w:t>
      </w:r>
      <w:r w:rsidR="005E4C36">
        <w:t xml:space="preserve"> </w:t>
      </w:r>
      <w:r>
        <w:t>training program is to train end users to perform effectively wit</w:t>
      </w:r>
      <w:r w:rsidR="005E4C36">
        <w:t xml:space="preserve">hin the new environment. </w:t>
      </w:r>
      <w:r w:rsidR="00C17537">
        <w:t>MIDAS FSA Training Team</w:t>
      </w:r>
      <w:r w:rsidR="005E4C36">
        <w:t xml:space="preserve"> t</w:t>
      </w:r>
      <w:r>
        <w:t>raining uses three major sources of raw data to plan for, develop, and deliver end user training:</w:t>
      </w:r>
    </w:p>
    <w:p w:rsidR="00CB3068" w:rsidRDefault="00CB3068" w:rsidP="00CB3068">
      <w:pPr>
        <w:pStyle w:val="USDABullet1"/>
      </w:pPr>
      <w:r w:rsidRPr="008A1694">
        <w:rPr>
          <w:b/>
        </w:rPr>
        <w:t>Business Process Maps</w:t>
      </w:r>
      <w:r>
        <w:t xml:space="preserve"> – the major business process maps identify the process roles. These roles share a relationship with SAP functional roles and </w:t>
      </w:r>
      <w:r w:rsidR="00C17537">
        <w:t>MIDAS FSA Training Team</w:t>
      </w:r>
      <w:r w:rsidR="005E4C36">
        <w:t xml:space="preserve"> t</w:t>
      </w:r>
      <w:r>
        <w:t>raining uses this information to group content into logical courses, prepare work instructions and build MIDAS Help.</w:t>
      </w:r>
    </w:p>
    <w:p w:rsidR="00CB3068" w:rsidRDefault="00CB3068" w:rsidP="00CB3068">
      <w:pPr>
        <w:pStyle w:val="USDABullet1"/>
      </w:pPr>
      <w:r w:rsidRPr="008A1694">
        <w:rPr>
          <w:b/>
        </w:rPr>
        <w:t>Enterprise Map</w:t>
      </w:r>
      <w:r>
        <w:t xml:space="preserve"> – end user data, such as name, organization name, office symbol, and job tile. This information is used to identify both the quantity and type of end users all sites for Interim Operational Capability (IOC) and Final Operational Capability (FOC). This information is part of the needs analysis/training requirement that drives the Enterprise Map. </w:t>
      </w:r>
      <w:r w:rsidR="00A00F78">
        <w:t xml:space="preserve">The </w:t>
      </w:r>
      <w:r>
        <w:t xml:space="preserve">MIDAS OCM </w:t>
      </w:r>
      <w:r w:rsidR="00A00F78">
        <w:t xml:space="preserve">team </w:t>
      </w:r>
      <w:r>
        <w:t>produces the Enterprise Map in preparation for the functional role assignment tasks</w:t>
      </w:r>
      <w:r w:rsidR="00A00F78">
        <w:t xml:space="preserve"> and provides this information to the MIDAS </w:t>
      </w:r>
      <w:r w:rsidR="005E4C36">
        <w:t xml:space="preserve">SI </w:t>
      </w:r>
      <w:r w:rsidR="00A00F78">
        <w:t xml:space="preserve">Training </w:t>
      </w:r>
      <w:r w:rsidR="004B0B7C">
        <w:t>T</w:t>
      </w:r>
      <w:r w:rsidR="00A00F78">
        <w:t>eam</w:t>
      </w:r>
      <w:r>
        <w:t>.</w:t>
      </w:r>
    </w:p>
    <w:p w:rsidR="00CB3068" w:rsidRDefault="00CB3068" w:rsidP="00CB3068">
      <w:pPr>
        <w:pStyle w:val="USDABullet1"/>
      </w:pPr>
      <w:r w:rsidRPr="008A1694">
        <w:rPr>
          <w:b/>
        </w:rPr>
        <w:t>Functional Roles Listing</w:t>
      </w:r>
      <w:r>
        <w:t xml:space="preserve"> – contains the data from the Enterprise Map matched with the functional roles assigned to each end user of the MIDAS system. This </w:t>
      </w:r>
      <w:r>
        <w:lastRenderedPageBreak/>
        <w:t xml:space="preserve">information is </w:t>
      </w:r>
      <w:r w:rsidR="00A00F78">
        <w:t xml:space="preserve">compiled by the MIDAS OCM team and </w:t>
      </w:r>
      <w:r>
        <w:t xml:space="preserve">used </w:t>
      </w:r>
      <w:r w:rsidR="00A00F78">
        <w:t xml:space="preserve">by the </w:t>
      </w:r>
      <w:r w:rsidR="005E4C36">
        <w:t xml:space="preserve">MIDAS SI </w:t>
      </w:r>
      <w:r w:rsidR="00A00F78">
        <w:t xml:space="preserve">Training </w:t>
      </w:r>
      <w:r w:rsidR="004B0B7C">
        <w:t>T</w:t>
      </w:r>
      <w:r w:rsidR="00A00F78">
        <w:t xml:space="preserve">eam </w:t>
      </w:r>
      <w:r>
        <w:t>to build the Master Training Calendar of offerings and tag users to specific training based on their role.</w:t>
      </w:r>
    </w:p>
    <w:p w:rsidR="00CB3068" w:rsidRDefault="00CB3068" w:rsidP="00CB3068">
      <w:pPr>
        <w:pStyle w:val="USDABody"/>
      </w:pPr>
      <w:r>
        <w:t>The MIDAS scope is based on the major business processes and technical solutions and consists of the following main process threads:</w:t>
      </w:r>
    </w:p>
    <w:p w:rsidR="00CB3068" w:rsidRDefault="00CB3068" w:rsidP="00CB3068">
      <w:pPr>
        <w:pStyle w:val="USDABullet1"/>
      </w:pPr>
      <w:r>
        <w:t>Customer Relationship Management (CRM), to include Program Management, Grantor Application, Eligibility Assessment and Approval, Agreements, Agreement Modification, Farm Records, Measurement Services, Acreage Reporting, Product Master (Crop Tables), Loan Servicing, Business Partner Management</w:t>
      </w:r>
      <w:r w:rsidR="00A53540">
        <w:t>.</w:t>
      </w:r>
    </w:p>
    <w:p w:rsidR="00CB3068" w:rsidRDefault="00CB3068" w:rsidP="00CB3068">
      <w:pPr>
        <w:pStyle w:val="USDABullet1"/>
      </w:pPr>
      <w:r>
        <w:t>Funds Management (FM)</w:t>
      </w:r>
      <w:r w:rsidR="00A53540">
        <w:t>.</w:t>
      </w:r>
    </w:p>
    <w:p w:rsidR="00CB3068" w:rsidRDefault="00CB3068" w:rsidP="00CB3068">
      <w:pPr>
        <w:pStyle w:val="USDABullet1"/>
      </w:pPr>
      <w:r>
        <w:t>Finance (FI) and Controlling Data, Payment and Repayment</w:t>
      </w:r>
      <w:r w:rsidR="00A53540">
        <w:t>.</w:t>
      </w:r>
    </w:p>
    <w:p w:rsidR="00CB3068" w:rsidRDefault="00CB3068" w:rsidP="00CB3068">
      <w:pPr>
        <w:pStyle w:val="USDABullet1"/>
      </w:pPr>
      <w:r>
        <w:t>Business Intelligence/Business Objects (BI/BO, reports)</w:t>
      </w:r>
      <w:r w:rsidR="00A53540">
        <w:t>.</w:t>
      </w:r>
    </w:p>
    <w:p w:rsidR="00CB3068" w:rsidRDefault="00073E17" w:rsidP="00CB3068">
      <w:pPr>
        <w:pStyle w:val="USDABody"/>
      </w:pPr>
      <w:r>
        <w:t>The current</w:t>
      </w:r>
      <w:r w:rsidR="00CB3068">
        <w:t xml:space="preserve"> MIDAS Release 1 curriculum </w:t>
      </w:r>
      <w:r>
        <w:t>is as follows</w:t>
      </w:r>
      <w:r w:rsidR="00CB3068">
        <w:t>:</w:t>
      </w:r>
      <w:r w:rsidR="0061531F">
        <w:t xml:space="preserve"> Introduction to MIDAS, Basic Navigation of MIDAS CRM, Managing the MIDAS Universal </w:t>
      </w:r>
      <w:proofErr w:type="spellStart"/>
      <w:r w:rsidR="0061531F">
        <w:t>Worklist</w:t>
      </w:r>
      <w:proofErr w:type="spellEnd"/>
      <w:r w:rsidR="0061531F">
        <w:t>, Organization Structure Maintainer, MIDAS, Farm Records w/GIS, Overview and Display of Product Master, Product Master Maintenance Request Process, MDM Product Master Record, Acreage Reporting w/GIS, Inventory Reporting, Basic Analytics, Advanced Analytics</w:t>
      </w:r>
      <w:r w:rsidR="00CB3068">
        <w:t>.</w:t>
      </w:r>
    </w:p>
    <w:p w:rsidR="00CB3068" w:rsidRPr="00963F7A" w:rsidRDefault="00CB3068" w:rsidP="00CB3068">
      <w:pPr>
        <w:pStyle w:val="USDAHeading3"/>
      </w:pPr>
      <w:bookmarkStart w:id="104" w:name="_Toc307916690"/>
      <w:bookmarkStart w:id="105" w:name="_Toc335924053"/>
      <w:r w:rsidRPr="00963F7A">
        <w:t>End User Training Activities in Scope</w:t>
      </w:r>
      <w:bookmarkEnd w:id="104"/>
      <w:bookmarkEnd w:id="105"/>
    </w:p>
    <w:p w:rsidR="00CB3068" w:rsidRDefault="00CB3068" w:rsidP="00CB3068">
      <w:pPr>
        <w:pStyle w:val="USDABody"/>
      </w:pPr>
      <w:r>
        <w:t>To achieve this goal, the following types of end user training are included in the scope of the program:</w:t>
      </w:r>
    </w:p>
    <w:p w:rsidR="00CB3068" w:rsidRDefault="00CB3068" w:rsidP="00CB3068">
      <w:pPr>
        <w:pStyle w:val="USDABullet1"/>
      </w:pPr>
      <w:r>
        <w:t>SAP Basic Navigation training to introduce users to the MIDAS applications</w:t>
      </w:r>
      <w:r w:rsidR="00A53540">
        <w:t>.</w:t>
      </w:r>
    </w:p>
    <w:p w:rsidR="00CB3068" w:rsidRDefault="00CB3068" w:rsidP="00CB3068">
      <w:pPr>
        <w:pStyle w:val="USDABullet1"/>
      </w:pPr>
      <w:r>
        <w:t>Role Based Task Training to educate users on the new business processes, and how to complete transactions in the new MIDAS applications</w:t>
      </w:r>
      <w:r w:rsidR="00A53540">
        <w:t>.</w:t>
      </w:r>
    </w:p>
    <w:p w:rsidR="00CB3068" w:rsidRDefault="00CB3068" w:rsidP="00CB3068">
      <w:pPr>
        <w:pStyle w:val="USDABullet1"/>
      </w:pPr>
      <w:r>
        <w:t>Executive Training will provide overviews of the new business processes and supporting MIDAS transactions for senior audiences with limited system roles. These roles include State Executive Directors, (other roles)</w:t>
      </w:r>
      <w:r w:rsidR="00A53540">
        <w:t>.</w:t>
      </w:r>
    </w:p>
    <w:p w:rsidR="00CB3068" w:rsidRPr="00963F7A" w:rsidRDefault="00CB3068" w:rsidP="00CB3068">
      <w:pPr>
        <w:pStyle w:val="USDAHeading3"/>
      </w:pPr>
      <w:bookmarkStart w:id="106" w:name="_Toc307916691"/>
      <w:bookmarkStart w:id="107" w:name="_Toc335924054"/>
      <w:r w:rsidRPr="00963F7A">
        <w:t>End User Training Activities Out of Scope</w:t>
      </w:r>
      <w:bookmarkEnd w:id="106"/>
      <w:bookmarkEnd w:id="107"/>
    </w:p>
    <w:p w:rsidR="00CB3068" w:rsidRDefault="00CB3068" w:rsidP="00CB3068">
      <w:pPr>
        <w:pStyle w:val="USDABody"/>
      </w:pPr>
      <w:r>
        <w:t xml:space="preserve">Job skills training outside of MIDAS is not in the scope of this training approach. For example, the MIDAS program will </w:t>
      </w:r>
      <w:r w:rsidR="00A00F78">
        <w:t xml:space="preserve">train </w:t>
      </w:r>
      <w:r>
        <w:t>an Agent in how to use MIDAS to assist a rancher, farmer, or producer apply for a grant or loan; however, it will not train an Agent on financing principles or grant and loan programs. Similarly, the MIDAS Training program will teach accountants how to execute debits and credits using the MIDAS solution, but it will not cover basic accounting fundamentals.</w:t>
      </w:r>
    </w:p>
    <w:p w:rsidR="00CB3068" w:rsidRDefault="00CB3068" w:rsidP="00CB3068">
      <w:pPr>
        <w:pStyle w:val="USDABody"/>
      </w:pPr>
      <w:r>
        <w:t xml:space="preserve">New hires as well as employees transferring to different positions may require job training before attending </w:t>
      </w:r>
      <w:r w:rsidR="005E4C36">
        <w:t>any related MIDAS</w:t>
      </w:r>
      <w:r>
        <w:t xml:space="preserve"> training.</w:t>
      </w:r>
    </w:p>
    <w:p w:rsidR="00CB3068" w:rsidRDefault="00CB3068" w:rsidP="00CB3068">
      <w:pPr>
        <w:pStyle w:val="USDABody"/>
      </w:pPr>
      <w:r>
        <w:lastRenderedPageBreak/>
        <w:t>The following activities will not be included in the scope of the program. However, while these activities are out of scope, they are nevertheless considered critical to the overall success of the project:</w:t>
      </w:r>
    </w:p>
    <w:p w:rsidR="00CB3068" w:rsidRDefault="00CB3068" w:rsidP="00CB3068">
      <w:pPr>
        <w:pStyle w:val="USDABullet1"/>
      </w:pPr>
      <w:r>
        <w:t>Basic PC skills and Microsoft Office skills training, especially Windows™ navigation. This is the responsibility of the FSA team to work with the respective State, County</w:t>
      </w:r>
      <w:r w:rsidR="00A53540">
        <w:t>,</w:t>
      </w:r>
      <w:r>
        <w:t xml:space="preserve"> and Local offices to ensure the baseline skills, as identified in the Training </w:t>
      </w:r>
      <w:r w:rsidR="007C3B5A">
        <w:t xml:space="preserve">Readiness </w:t>
      </w:r>
      <w:r>
        <w:t>Assessment, are at the required level to begin the MIDAS training</w:t>
      </w:r>
      <w:r w:rsidR="00A53540">
        <w:t>.</w:t>
      </w:r>
    </w:p>
    <w:p w:rsidR="00CB3068" w:rsidRDefault="00CB3068" w:rsidP="00CB3068">
      <w:pPr>
        <w:pStyle w:val="USDABullet1"/>
      </w:pPr>
      <w:r>
        <w:t>Maintenance of existing policy documentation that may be impacted by the MIDAS project</w:t>
      </w:r>
      <w:r w:rsidR="00A53540">
        <w:t>.</w:t>
      </w:r>
    </w:p>
    <w:p w:rsidR="00CB3068" w:rsidRDefault="00CB3068" w:rsidP="00CB3068">
      <w:pPr>
        <w:pStyle w:val="USDABullet1"/>
      </w:pPr>
      <w:r>
        <w:t>Training on existing Line of Business (LOB) systems and middleware</w:t>
      </w:r>
      <w:r w:rsidR="00A53540">
        <w:t>.</w:t>
      </w:r>
    </w:p>
    <w:p w:rsidR="00CB3068" w:rsidRDefault="009C36E9" w:rsidP="00CB3068">
      <w:pPr>
        <w:pStyle w:val="USDAHeading2"/>
      </w:pPr>
      <w:bookmarkStart w:id="108" w:name="_Toc307916692"/>
      <w:bookmarkStart w:id="109" w:name="_Toc335924055"/>
      <w:r>
        <w:t>Logistics</w:t>
      </w:r>
      <w:r w:rsidR="00CB3068">
        <w:t xml:space="preserve"> Assessment</w:t>
      </w:r>
      <w:bookmarkEnd w:id="108"/>
      <w:bookmarkEnd w:id="109"/>
    </w:p>
    <w:p w:rsidR="00CB3068" w:rsidRDefault="00CB3068" w:rsidP="00CB3068">
      <w:pPr>
        <w:pStyle w:val="USDABody"/>
      </w:pPr>
      <w:r>
        <w:t>The logistical assessment will identify available training facilities and equipment in order to correctly plan for and schedule the training events. The following factors will be assessed:</w:t>
      </w:r>
    </w:p>
    <w:p w:rsidR="00CB3068" w:rsidRDefault="00CB3068" w:rsidP="00CB3068">
      <w:pPr>
        <w:pStyle w:val="USDABullet1"/>
      </w:pPr>
      <w:r>
        <w:t>Location</w:t>
      </w:r>
      <w:r w:rsidR="00A53540">
        <w:t>.</w:t>
      </w:r>
    </w:p>
    <w:p w:rsidR="00CB3068" w:rsidRDefault="00CB3068" w:rsidP="00CB3068">
      <w:pPr>
        <w:pStyle w:val="USDABullet1"/>
      </w:pPr>
      <w:r>
        <w:t>Capacity</w:t>
      </w:r>
      <w:r w:rsidR="00A53540">
        <w:t>.</w:t>
      </w:r>
    </w:p>
    <w:p w:rsidR="00CB3068" w:rsidRDefault="00CB3068" w:rsidP="00CB3068">
      <w:pPr>
        <w:pStyle w:val="USDABullet1"/>
      </w:pPr>
      <w:r>
        <w:t>Availability</w:t>
      </w:r>
      <w:r w:rsidR="00A53540">
        <w:t>.</w:t>
      </w:r>
    </w:p>
    <w:p w:rsidR="00CB3068" w:rsidRDefault="00CB3068" w:rsidP="00CB3068">
      <w:pPr>
        <w:pStyle w:val="USDABullet1"/>
      </w:pPr>
      <w:r>
        <w:t>Medium presentation capabilities</w:t>
      </w:r>
      <w:r w:rsidR="00A53540">
        <w:t>.</w:t>
      </w:r>
    </w:p>
    <w:p w:rsidR="00CB3068" w:rsidRDefault="00CB3068" w:rsidP="00CB3068">
      <w:pPr>
        <w:pStyle w:val="USDABullet1"/>
      </w:pPr>
      <w:r>
        <w:t>Network access</w:t>
      </w:r>
      <w:r w:rsidR="00A53540">
        <w:t>.</w:t>
      </w:r>
    </w:p>
    <w:p w:rsidR="00CB3068" w:rsidRDefault="00CB3068" w:rsidP="00CB3068">
      <w:pPr>
        <w:pStyle w:val="USDABullet1"/>
      </w:pPr>
      <w:r>
        <w:t>Hardware and software inventory</w:t>
      </w:r>
      <w:r w:rsidR="00A53540">
        <w:t>.</w:t>
      </w:r>
    </w:p>
    <w:p w:rsidR="00CB3068" w:rsidRDefault="00CB3068" w:rsidP="00CB3068">
      <w:pPr>
        <w:pStyle w:val="USDABullet1"/>
      </w:pPr>
      <w:r>
        <w:t>Equipment standards</w:t>
      </w:r>
      <w:r w:rsidR="00A53540">
        <w:t>.</w:t>
      </w:r>
    </w:p>
    <w:p w:rsidR="00CB3068" w:rsidRDefault="00CB3068" w:rsidP="00CB3068">
      <w:pPr>
        <w:pStyle w:val="USDABody"/>
      </w:pPr>
      <w:r>
        <w:t>For sites without available or adequate facilities, the FSA will provide the sites with online classroom options and/or a facility/equipment requirement with enough lead time for the sites to secure, configure, and test the training facilities and infrastructure.</w:t>
      </w:r>
    </w:p>
    <w:p w:rsidR="00CB3068" w:rsidRDefault="00B14637" w:rsidP="00CB3068">
      <w:pPr>
        <w:pStyle w:val="USDABody"/>
      </w:pPr>
      <w:r>
        <w:t xml:space="preserve">The OCM team will assist the MIDAS SI Training </w:t>
      </w:r>
      <w:r w:rsidR="004B0B7C">
        <w:t>T</w:t>
      </w:r>
      <w:r>
        <w:t xml:space="preserve">eam in Logistics activities necessary to provide training for the </w:t>
      </w:r>
      <w:r w:rsidR="00C17537">
        <w:t>MIDAS FSA Training Team</w:t>
      </w:r>
      <w:r>
        <w:t xml:space="preserve">. </w:t>
      </w:r>
      <w:r w:rsidR="00CB3068">
        <w:t>Based on the results of the assessment, the plan set forth in this document will be modified accordingly.</w:t>
      </w:r>
    </w:p>
    <w:p w:rsidR="005D6C91" w:rsidRDefault="005D6C91" w:rsidP="005E4C36">
      <w:pPr>
        <w:pStyle w:val="USDAHeading2"/>
        <w:numPr>
          <w:ilvl w:val="1"/>
          <w:numId w:val="1"/>
        </w:numPr>
        <w:ind w:left="0" w:firstLine="0"/>
      </w:pPr>
      <w:bookmarkStart w:id="110" w:name="_Toc326514549"/>
      <w:bookmarkStart w:id="111" w:name="_Toc335924056"/>
      <w:r>
        <w:t>Training Methodology</w:t>
      </w:r>
      <w:bookmarkEnd w:id="110"/>
      <w:bookmarkEnd w:id="111"/>
    </w:p>
    <w:p w:rsidR="005D6C91" w:rsidRDefault="005D6C91" w:rsidP="005D6C91">
      <w:pPr>
        <w:pStyle w:val="USDABody"/>
      </w:pPr>
      <w:r>
        <w:t>The MIDAS project is following the ASAP methodology for the implementation of the SAP application and associated business processes. The Training and Performance Support thread of the ASAP methodology outlines the deliverables associated with the goal of building a trained and educated workforce. It also provides an opportunity for the MIDAS project to evaluate the program based on defined and measurable criteria.</w:t>
      </w:r>
    </w:p>
    <w:p w:rsidR="005D6C91" w:rsidRDefault="005D6C91" w:rsidP="005D6C91">
      <w:pPr>
        <w:pStyle w:val="USDABody"/>
      </w:pPr>
      <w:r>
        <w:t xml:space="preserve">Training and Performance Support encompasses activities that fall into five broadly defined </w:t>
      </w:r>
      <w:r>
        <w:lastRenderedPageBreak/>
        <w:t>phases, each of which has distinct key deliverables. These phases and deliverables are illustrated in the pictorial below:</w:t>
      </w:r>
    </w:p>
    <w:p w:rsidR="005D6C91" w:rsidRDefault="005D6C91" w:rsidP="005D6C91">
      <w:pPr>
        <w:pStyle w:val="USDABody"/>
      </w:pPr>
    </w:p>
    <w:p w:rsidR="005D6C91" w:rsidRDefault="005D6C91" w:rsidP="005D6C91">
      <w:pPr>
        <w:pStyle w:val="USDABody"/>
        <w:keepNext/>
      </w:pPr>
      <w:r w:rsidRPr="008E1765">
        <w:rPr>
          <w:noProof/>
        </w:rPr>
        <w:drawing>
          <wp:inline distT="0" distB="0" distL="0" distR="0">
            <wp:extent cx="5774575" cy="3591098"/>
            <wp:effectExtent l="0" t="0" r="0" b="0"/>
            <wp:docPr id="1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5775561" cy="3591711"/>
                    </a:xfrm>
                    <a:prstGeom prst="rect">
                      <a:avLst/>
                    </a:prstGeom>
                  </pic:spPr>
                </pic:pic>
              </a:graphicData>
            </a:graphic>
          </wp:inline>
        </w:drawing>
      </w:r>
    </w:p>
    <w:p w:rsidR="005D6C91" w:rsidRDefault="005D6C91" w:rsidP="005D6C91">
      <w:pPr>
        <w:pStyle w:val="Caption"/>
      </w:pPr>
      <w:bookmarkStart w:id="112" w:name="_Toc332932125"/>
      <w:r>
        <w:t xml:space="preserve">Figure </w:t>
      </w:r>
      <w:fldSimple w:instr=" SEQ Figure \* ARABIC ">
        <w:r w:rsidR="001C6371">
          <w:rPr>
            <w:noProof/>
          </w:rPr>
          <w:t>3</w:t>
        </w:r>
      </w:fldSimple>
      <w:r>
        <w:t>: ASAP Training Roadmap</w:t>
      </w:r>
      <w:bookmarkEnd w:id="112"/>
    </w:p>
    <w:p w:rsidR="005D6C91" w:rsidRDefault="005D6C91" w:rsidP="005E4C36">
      <w:pPr>
        <w:pStyle w:val="USDAHeading2"/>
        <w:numPr>
          <w:ilvl w:val="1"/>
          <w:numId w:val="1"/>
        </w:numPr>
        <w:ind w:left="0" w:firstLine="0"/>
      </w:pPr>
      <w:bookmarkStart w:id="113" w:name="_Toc326514550"/>
      <w:bookmarkStart w:id="114" w:name="_Toc335924057"/>
      <w:r>
        <w:t>MIDAS Training Delivery Methods</w:t>
      </w:r>
      <w:bookmarkEnd w:id="113"/>
      <w:bookmarkEnd w:id="114"/>
    </w:p>
    <w:p w:rsidR="005D6C91" w:rsidRDefault="005D6C91" w:rsidP="005D6C91">
      <w:pPr>
        <w:pStyle w:val="USDABody"/>
      </w:pPr>
      <w:r>
        <w:t>A blended learning approach, mixing instructor-led and web-based training, considers various adult learning styles, individual preferences, and logistic constraints of the enterprise. The blended approach provides training in different formats and some training in multiple formats. End users learn through a combination of classroom instruction, synchronous instruction (online instructor-led), web-based courses, simulations, hands-on practice, case studies</w:t>
      </w:r>
      <w:r w:rsidR="00A53540">
        <w:t>,</w:t>
      </w:r>
      <w:r>
        <w:t xml:space="preserve"> and MIDAS help.</w:t>
      </w:r>
    </w:p>
    <w:p w:rsidR="005D6C91" w:rsidRDefault="005D6C91" w:rsidP="005D6C91">
      <w:pPr>
        <w:pStyle w:val="USDABody"/>
      </w:pPr>
      <w:r>
        <w:t>The following table lists and describes the formats in which the training content is delivered and provides a calculation of training development time:</w:t>
      </w:r>
    </w:p>
    <w:p w:rsidR="005D6C91" w:rsidRDefault="005D6C91" w:rsidP="005D6C91">
      <w:pPr>
        <w:spacing w:after="0" w:line="240" w:lineRule="auto"/>
        <w:rPr>
          <w:rFonts w:ascii="Times New Roman" w:eastAsia="Times New Roman" w:hAnsi="Times New Roman"/>
          <w:bCs/>
          <w:iCs/>
          <w:color w:val="000000" w:themeColor="text1"/>
          <w:sz w:val="24"/>
          <w:szCs w:val="24"/>
        </w:rPr>
      </w:pPr>
      <w:r>
        <w:br w:type="page"/>
      </w: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62"/>
        <w:gridCol w:w="2729"/>
        <w:gridCol w:w="5013"/>
      </w:tblGrid>
      <w:tr w:rsidR="005D6C91" w:rsidRPr="00857AB6" w:rsidTr="00D779DF">
        <w:trPr>
          <w:cantSplit/>
          <w:trHeight w:val="485"/>
          <w:tblHeader/>
          <w:jc w:val="center"/>
        </w:trPr>
        <w:tc>
          <w:tcPr>
            <w:tcW w:w="1762" w:type="dxa"/>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lastRenderedPageBreak/>
              <w:t>Format</w:t>
            </w:r>
          </w:p>
        </w:tc>
        <w:tc>
          <w:tcPr>
            <w:tcW w:w="2729" w:type="dxa"/>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t>Curriculum Level</w:t>
            </w:r>
          </w:p>
        </w:tc>
        <w:tc>
          <w:tcPr>
            <w:tcW w:w="5013" w:type="dxa"/>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t>Description</w:t>
            </w:r>
          </w:p>
        </w:tc>
      </w:tr>
      <w:tr w:rsidR="005D6C91" w:rsidRPr="00B14637" w:rsidTr="00D779DF">
        <w:trPr>
          <w:cantSplit/>
          <w:jc w:val="center"/>
        </w:trPr>
        <w:tc>
          <w:tcPr>
            <w:tcW w:w="1762" w:type="dxa"/>
          </w:tcPr>
          <w:p w:rsidR="005D6C91" w:rsidRPr="00B14637" w:rsidRDefault="005D6C91" w:rsidP="00D779DF">
            <w:pPr>
              <w:pStyle w:val="USDATableBody"/>
              <w:jc w:val="left"/>
            </w:pPr>
            <w:r w:rsidRPr="00B14637">
              <w:t xml:space="preserve">Web Based Learning </w:t>
            </w:r>
          </w:p>
          <w:p w:rsidR="005D6C91" w:rsidRPr="00B14637" w:rsidRDefault="005D6C91" w:rsidP="00D779DF">
            <w:pPr>
              <w:pStyle w:val="USDATableBody"/>
              <w:jc w:val="left"/>
            </w:pPr>
            <w:r w:rsidRPr="00B14637">
              <w:t>(WBL)</w:t>
            </w:r>
          </w:p>
        </w:tc>
        <w:tc>
          <w:tcPr>
            <w:tcW w:w="2729" w:type="dxa"/>
          </w:tcPr>
          <w:p w:rsidR="005D6C91" w:rsidRPr="00B14637" w:rsidRDefault="005D6C91" w:rsidP="00D779DF">
            <w:pPr>
              <w:pStyle w:val="USDATableBullet"/>
              <w:ind w:left="0"/>
              <w:rPr>
                <w:color w:val="auto"/>
              </w:rPr>
            </w:pPr>
            <w:r w:rsidRPr="00B14637">
              <w:rPr>
                <w:color w:val="auto"/>
              </w:rPr>
              <w:t>SAP Basic Navigation Courses</w:t>
            </w:r>
          </w:p>
          <w:p w:rsidR="005D6C91" w:rsidRPr="00B14637" w:rsidRDefault="005D6C91" w:rsidP="00D779DF">
            <w:pPr>
              <w:pStyle w:val="USDATableBullet"/>
              <w:ind w:left="0"/>
              <w:rPr>
                <w:color w:val="auto"/>
              </w:rPr>
            </w:pPr>
            <w:r w:rsidRPr="00B14637">
              <w:rPr>
                <w:color w:val="auto"/>
              </w:rPr>
              <w:t>Role Based Task Training</w:t>
            </w:r>
          </w:p>
        </w:tc>
        <w:tc>
          <w:tcPr>
            <w:tcW w:w="5013" w:type="dxa"/>
          </w:tcPr>
          <w:p w:rsidR="005D6C91" w:rsidRPr="00B14637" w:rsidRDefault="005D6C91" w:rsidP="00D779DF">
            <w:pPr>
              <w:pStyle w:val="USDATableBullet"/>
              <w:ind w:left="0"/>
              <w:rPr>
                <w:color w:val="auto"/>
              </w:rPr>
            </w:pPr>
            <w:r w:rsidRPr="00B14637">
              <w:rPr>
                <w:color w:val="auto"/>
              </w:rPr>
              <w:t xml:space="preserve">Computer-based training documentation that has been created using Course Avenue™ software and then posted to the AgLearn and MIDAS Website for participants to access and complete at their desk. No live instructor. </w:t>
            </w:r>
          </w:p>
          <w:p w:rsidR="005D6C91" w:rsidRPr="00B14637" w:rsidRDefault="005D6C91" w:rsidP="00D779DF">
            <w:pPr>
              <w:pStyle w:val="USDATableBullet"/>
              <w:ind w:left="0"/>
              <w:rPr>
                <w:color w:val="auto"/>
              </w:rPr>
            </w:pPr>
            <w:r w:rsidRPr="00B14637">
              <w:rPr>
                <w:color w:val="auto"/>
              </w:rPr>
              <w:t>Assessment results are tracked via AgLearn to ensure completion of course materials.</w:t>
            </w:r>
          </w:p>
          <w:p w:rsidR="005D6C91" w:rsidRPr="00B14637" w:rsidRDefault="005D6C91" w:rsidP="00D779DF">
            <w:pPr>
              <w:pStyle w:val="USDATableBullet"/>
              <w:ind w:left="0"/>
              <w:rPr>
                <w:color w:val="auto"/>
              </w:rPr>
            </w:pPr>
            <w:r w:rsidRPr="00B14637">
              <w:rPr>
                <w:color w:val="auto"/>
              </w:rPr>
              <w:t>Training development ratio calculated at 200:1 (200 hours of development time for every 1 hour of learning time.</w:t>
            </w:r>
          </w:p>
        </w:tc>
      </w:tr>
      <w:tr w:rsidR="005D6C91" w:rsidRPr="00B14637" w:rsidTr="00D779DF">
        <w:trPr>
          <w:cantSplit/>
          <w:jc w:val="center"/>
        </w:trPr>
        <w:tc>
          <w:tcPr>
            <w:tcW w:w="1762" w:type="dxa"/>
          </w:tcPr>
          <w:p w:rsidR="005D6C91" w:rsidRPr="00B14637" w:rsidRDefault="005D6C91" w:rsidP="00D779DF">
            <w:pPr>
              <w:pStyle w:val="USDATableBody"/>
              <w:jc w:val="left"/>
            </w:pPr>
            <w:r w:rsidRPr="00B14637">
              <w:t xml:space="preserve">Instructor Led Training </w:t>
            </w:r>
          </w:p>
          <w:p w:rsidR="005D6C91" w:rsidRPr="00B14637" w:rsidRDefault="005D6C91" w:rsidP="00D779DF">
            <w:pPr>
              <w:pStyle w:val="USDATableBody"/>
              <w:jc w:val="left"/>
            </w:pPr>
            <w:r w:rsidRPr="00B14637">
              <w:t>(ILT)</w:t>
            </w:r>
          </w:p>
        </w:tc>
        <w:tc>
          <w:tcPr>
            <w:tcW w:w="2729" w:type="dxa"/>
          </w:tcPr>
          <w:p w:rsidR="005D6C91" w:rsidRPr="00B14637" w:rsidRDefault="005D6C91" w:rsidP="00D779DF">
            <w:pPr>
              <w:pStyle w:val="USDATableBullet"/>
              <w:ind w:left="0"/>
              <w:rPr>
                <w:color w:val="auto"/>
              </w:rPr>
            </w:pPr>
            <w:r w:rsidRPr="00B14637">
              <w:rPr>
                <w:color w:val="auto"/>
              </w:rPr>
              <w:t>Role Based Task Training</w:t>
            </w:r>
          </w:p>
          <w:p w:rsidR="005D6C91" w:rsidRPr="00B14637" w:rsidRDefault="005D6C91" w:rsidP="00D779DF">
            <w:pPr>
              <w:pStyle w:val="USDATableBullet"/>
              <w:ind w:left="0"/>
              <w:rPr>
                <w:color w:val="auto"/>
              </w:rPr>
            </w:pPr>
            <w:r w:rsidRPr="00B14637">
              <w:rPr>
                <w:color w:val="auto"/>
              </w:rPr>
              <w:t>Executive Training</w:t>
            </w:r>
          </w:p>
        </w:tc>
        <w:tc>
          <w:tcPr>
            <w:tcW w:w="5013" w:type="dxa"/>
          </w:tcPr>
          <w:p w:rsidR="005D6C91" w:rsidRPr="00B14637" w:rsidRDefault="005D6C91" w:rsidP="00D779DF">
            <w:pPr>
              <w:pStyle w:val="USDATableBullet"/>
              <w:ind w:left="0"/>
              <w:rPr>
                <w:color w:val="auto"/>
              </w:rPr>
            </w:pPr>
            <w:r w:rsidRPr="00B14637">
              <w:rPr>
                <w:color w:val="auto"/>
              </w:rPr>
              <w:t xml:space="preserve">Classroom training that uses two or more instructors in a live classroom environment. </w:t>
            </w:r>
          </w:p>
          <w:p w:rsidR="005D6C91" w:rsidRPr="00B14637" w:rsidRDefault="005D6C91" w:rsidP="00D779DF">
            <w:pPr>
              <w:pStyle w:val="USDATableBullet"/>
              <w:ind w:left="0"/>
              <w:rPr>
                <w:color w:val="auto"/>
              </w:rPr>
            </w:pPr>
            <w:r w:rsidRPr="00B14637">
              <w:rPr>
                <w:color w:val="auto"/>
              </w:rPr>
              <w:t>Instructors will present business process information, demonstrate system tasks, and provide exercise scenarios and practice exercises for the participants.</w:t>
            </w:r>
          </w:p>
          <w:p w:rsidR="005D6C91" w:rsidRPr="00B14637" w:rsidRDefault="005D6C91" w:rsidP="00D779DF">
            <w:pPr>
              <w:pStyle w:val="USDATableBullet"/>
              <w:ind w:left="0"/>
              <w:rPr>
                <w:color w:val="auto"/>
              </w:rPr>
            </w:pPr>
            <w:r w:rsidRPr="00B14637">
              <w:rPr>
                <w:color w:val="auto"/>
              </w:rPr>
              <w:t>Training development ratio calculated at 100:1.</w:t>
            </w:r>
          </w:p>
        </w:tc>
      </w:tr>
      <w:tr w:rsidR="005D6C91" w:rsidRPr="00B14637" w:rsidTr="00D779DF">
        <w:trPr>
          <w:cantSplit/>
          <w:jc w:val="center"/>
        </w:trPr>
        <w:tc>
          <w:tcPr>
            <w:tcW w:w="1762" w:type="dxa"/>
          </w:tcPr>
          <w:p w:rsidR="005D6C91" w:rsidRPr="00B14637" w:rsidRDefault="005D6C91" w:rsidP="00D779DF">
            <w:pPr>
              <w:pStyle w:val="USDATableBody"/>
              <w:jc w:val="left"/>
            </w:pPr>
            <w:r w:rsidRPr="00B14637">
              <w:t>Virtual Classroom</w:t>
            </w:r>
          </w:p>
          <w:p w:rsidR="005D6C91" w:rsidRPr="00B14637" w:rsidRDefault="005D6C91" w:rsidP="00D779DF">
            <w:pPr>
              <w:pStyle w:val="USDATableBody"/>
              <w:jc w:val="left"/>
            </w:pPr>
            <w:r w:rsidRPr="00B14637">
              <w:t>(VC)</w:t>
            </w:r>
          </w:p>
        </w:tc>
        <w:tc>
          <w:tcPr>
            <w:tcW w:w="2729" w:type="dxa"/>
          </w:tcPr>
          <w:p w:rsidR="005D6C91" w:rsidRPr="00B14637" w:rsidRDefault="005D6C91" w:rsidP="00D779DF">
            <w:pPr>
              <w:pStyle w:val="USDATableBullet"/>
              <w:ind w:left="0"/>
              <w:rPr>
                <w:color w:val="auto"/>
              </w:rPr>
            </w:pPr>
            <w:r w:rsidRPr="00B14637">
              <w:rPr>
                <w:color w:val="auto"/>
              </w:rPr>
              <w:t>Role Based Task Training</w:t>
            </w:r>
          </w:p>
          <w:p w:rsidR="005D6C91" w:rsidRPr="00B14637" w:rsidRDefault="005D6C91" w:rsidP="00D779DF">
            <w:pPr>
              <w:pStyle w:val="USDATableBullet"/>
              <w:ind w:left="0"/>
              <w:rPr>
                <w:color w:val="auto"/>
              </w:rPr>
            </w:pPr>
            <w:r w:rsidRPr="00B14637">
              <w:rPr>
                <w:color w:val="auto"/>
              </w:rPr>
              <w:t>Executive Training</w:t>
            </w:r>
          </w:p>
        </w:tc>
        <w:tc>
          <w:tcPr>
            <w:tcW w:w="5013" w:type="dxa"/>
          </w:tcPr>
          <w:p w:rsidR="005D6C91" w:rsidRPr="00B14637" w:rsidRDefault="005D6C91" w:rsidP="00D779DF">
            <w:pPr>
              <w:pStyle w:val="USDATableBullet"/>
              <w:ind w:left="0"/>
              <w:rPr>
                <w:color w:val="auto"/>
              </w:rPr>
            </w:pPr>
            <w:r w:rsidRPr="00B14637">
              <w:rPr>
                <w:color w:val="auto"/>
              </w:rPr>
              <w:t xml:space="preserve">Scheduled classroom training that uses two or more instructors in a virtual or online classroom environment. </w:t>
            </w:r>
          </w:p>
          <w:p w:rsidR="005D6C91" w:rsidRPr="00B14637" w:rsidRDefault="005D6C91" w:rsidP="00D779DF">
            <w:pPr>
              <w:pStyle w:val="USDATableBullet"/>
              <w:ind w:left="0"/>
              <w:rPr>
                <w:color w:val="auto"/>
              </w:rPr>
            </w:pPr>
            <w:r w:rsidRPr="00B14637">
              <w:rPr>
                <w:color w:val="auto"/>
              </w:rPr>
              <w:t>Similar to ILT, but all demonstrations and exercises will be simulated, no exercises in the live training environment.</w:t>
            </w:r>
          </w:p>
          <w:p w:rsidR="005D6C91" w:rsidRPr="00B14637" w:rsidRDefault="005D6C91" w:rsidP="00D779DF">
            <w:pPr>
              <w:pStyle w:val="USDATableBullet"/>
              <w:ind w:left="0"/>
              <w:rPr>
                <w:color w:val="auto"/>
              </w:rPr>
            </w:pPr>
            <w:r w:rsidRPr="00B14637">
              <w:rPr>
                <w:color w:val="auto"/>
              </w:rPr>
              <w:t>Training development ratio calculated at 60:1.</w:t>
            </w:r>
          </w:p>
        </w:tc>
      </w:tr>
      <w:tr w:rsidR="00B14637" w:rsidRPr="00B14637" w:rsidTr="00D779DF">
        <w:trPr>
          <w:cantSplit/>
          <w:jc w:val="center"/>
        </w:trPr>
        <w:tc>
          <w:tcPr>
            <w:tcW w:w="1762" w:type="dxa"/>
          </w:tcPr>
          <w:p w:rsidR="005D6C91" w:rsidRPr="00B14637" w:rsidRDefault="005D6C91" w:rsidP="00D779DF">
            <w:pPr>
              <w:pStyle w:val="USDATableBody"/>
              <w:jc w:val="left"/>
            </w:pPr>
            <w:r w:rsidRPr="00B14637">
              <w:t xml:space="preserve">Expert Led Training </w:t>
            </w:r>
          </w:p>
          <w:p w:rsidR="005D6C91" w:rsidRPr="00B14637" w:rsidRDefault="005D6C91" w:rsidP="00D779DF">
            <w:pPr>
              <w:pStyle w:val="USDATableBody"/>
              <w:jc w:val="left"/>
            </w:pPr>
            <w:r w:rsidRPr="00B14637">
              <w:t>(ELT)</w:t>
            </w:r>
          </w:p>
        </w:tc>
        <w:tc>
          <w:tcPr>
            <w:tcW w:w="2729" w:type="dxa"/>
          </w:tcPr>
          <w:p w:rsidR="005D6C91" w:rsidRPr="00B14637" w:rsidRDefault="005D6C91" w:rsidP="00D779DF">
            <w:pPr>
              <w:pStyle w:val="USDATableBullet"/>
              <w:ind w:left="0"/>
              <w:rPr>
                <w:color w:val="auto"/>
              </w:rPr>
            </w:pPr>
            <w:r w:rsidRPr="00B14637">
              <w:rPr>
                <w:color w:val="auto"/>
              </w:rPr>
              <w:t>Role Based Task Training</w:t>
            </w:r>
          </w:p>
        </w:tc>
        <w:tc>
          <w:tcPr>
            <w:tcW w:w="5013" w:type="dxa"/>
          </w:tcPr>
          <w:p w:rsidR="005D6C91" w:rsidRPr="00B14637" w:rsidRDefault="005D6C91" w:rsidP="00D779DF">
            <w:pPr>
              <w:pStyle w:val="USDATableBullet"/>
              <w:ind w:left="0"/>
              <w:rPr>
                <w:color w:val="auto"/>
              </w:rPr>
            </w:pPr>
            <w:r w:rsidRPr="00B14637">
              <w:rPr>
                <w:color w:val="auto"/>
              </w:rPr>
              <w:t xml:space="preserve">Small group learning sessions conducted by Functional team member for specialized functions. </w:t>
            </w:r>
          </w:p>
          <w:p w:rsidR="005D6C91" w:rsidRPr="00B14637" w:rsidRDefault="005D6C91" w:rsidP="00D779DF">
            <w:pPr>
              <w:pStyle w:val="USDATableBullet"/>
              <w:ind w:left="0"/>
              <w:rPr>
                <w:color w:val="auto"/>
              </w:rPr>
            </w:pPr>
            <w:r w:rsidRPr="00B14637">
              <w:rPr>
                <w:color w:val="auto"/>
              </w:rPr>
              <w:t>Typically used for total user counts of 7 or less, or at the end of a regular class session to cover additional actions used by a few people</w:t>
            </w:r>
          </w:p>
          <w:p w:rsidR="005D6C91" w:rsidRPr="00B14637" w:rsidRDefault="005D6C91" w:rsidP="00D779DF">
            <w:pPr>
              <w:pStyle w:val="USDATableBullet"/>
              <w:ind w:left="0"/>
              <w:rPr>
                <w:color w:val="auto"/>
              </w:rPr>
            </w:pPr>
            <w:r w:rsidRPr="00B14637">
              <w:rPr>
                <w:color w:val="auto"/>
              </w:rPr>
              <w:t xml:space="preserve">ARIS models, Visio flows, BPPs, and simulations are used as instructional materials for these sessions. </w:t>
            </w:r>
          </w:p>
          <w:p w:rsidR="005D6C91" w:rsidRPr="00B14637" w:rsidRDefault="005D6C91" w:rsidP="00D779DF">
            <w:pPr>
              <w:pStyle w:val="USDATableBullet"/>
              <w:ind w:left="0"/>
              <w:rPr>
                <w:color w:val="auto"/>
              </w:rPr>
            </w:pPr>
            <w:r w:rsidRPr="00B14637">
              <w:rPr>
                <w:color w:val="auto"/>
              </w:rPr>
              <w:t>No formal presentations are used.</w:t>
            </w:r>
          </w:p>
          <w:p w:rsidR="005D6C91" w:rsidRPr="00B14637" w:rsidRDefault="005D6C91" w:rsidP="00D779DF">
            <w:pPr>
              <w:pStyle w:val="USDATableBullet"/>
              <w:ind w:left="0"/>
              <w:rPr>
                <w:color w:val="auto"/>
              </w:rPr>
            </w:pPr>
            <w:r w:rsidRPr="00B14637">
              <w:rPr>
                <w:color w:val="auto"/>
              </w:rPr>
              <w:t>Training development ratio calculated at 20:1.</w:t>
            </w:r>
          </w:p>
        </w:tc>
      </w:tr>
      <w:tr w:rsidR="005D6C91" w:rsidRPr="00857AB6" w:rsidTr="00D779DF">
        <w:trPr>
          <w:cantSplit/>
          <w:jc w:val="center"/>
        </w:trPr>
        <w:tc>
          <w:tcPr>
            <w:tcW w:w="1762" w:type="dxa"/>
          </w:tcPr>
          <w:p w:rsidR="005D6C91" w:rsidRPr="005B4C83" w:rsidRDefault="005D6C91" w:rsidP="00D779DF">
            <w:pPr>
              <w:pStyle w:val="USDATableBody"/>
              <w:jc w:val="left"/>
            </w:pPr>
            <w:r w:rsidRPr="005B4C83">
              <w:lastRenderedPageBreak/>
              <w:t>Open Lab / Ad Hoc Workshops</w:t>
            </w:r>
          </w:p>
        </w:tc>
        <w:tc>
          <w:tcPr>
            <w:tcW w:w="2729" w:type="dxa"/>
          </w:tcPr>
          <w:p w:rsidR="005D6C91" w:rsidRPr="005B4C83" w:rsidRDefault="005D6C91" w:rsidP="00D779DF">
            <w:pPr>
              <w:pStyle w:val="USDATableBullet"/>
              <w:ind w:left="0"/>
            </w:pPr>
            <w:r w:rsidRPr="005B4C83">
              <w:t>Role Based Task Training</w:t>
            </w:r>
          </w:p>
        </w:tc>
        <w:tc>
          <w:tcPr>
            <w:tcW w:w="5013" w:type="dxa"/>
          </w:tcPr>
          <w:p w:rsidR="005D6C91" w:rsidRPr="005B4C83" w:rsidRDefault="005D6C91" w:rsidP="00D779DF">
            <w:pPr>
              <w:pStyle w:val="USDATableBullet"/>
              <w:ind w:left="0"/>
            </w:pPr>
            <w:r w:rsidRPr="005B4C83">
              <w:t xml:space="preserve">Scheduled sessions in classrooms that allow additional practice time for users in an environment with SMEs/Super Users or allow users to bring their in-basket and complete real work in the SAP system. MIDAS Trainers will be present to answer questions, and facilitate the sharing of information among the users in the workshops. </w:t>
            </w:r>
          </w:p>
          <w:p w:rsidR="005D6C91" w:rsidRPr="005B4C83" w:rsidRDefault="005D6C91" w:rsidP="00D779DF">
            <w:pPr>
              <w:pStyle w:val="USDATableBullet"/>
              <w:ind w:left="0"/>
            </w:pPr>
            <w:r w:rsidRPr="005B4C83">
              <w:t>BPPs and simulations are used in conjunction with a live SAP training environment to provide hands-on practice time for participants.</w:t>
            </w:r>
          </w:p>
          <w:p w:rsidR="005D6C91" w:rsidRPr="005B4C83" w:rsidRDefault="005D6C91" w:rsidP="00D779DF">
            <w:pPr>
              <w:pStyle w:val="USDATableBullet"/>
              <w:ind w:left="0"/>
            </w:pPr>
            <w:r w:rsidRPr="005B4C83">
              <w:t>Training development ratio will vary with the type of workshop.</w:t>
            </w:r>
          </w:p>
        </w:tc>
      </w:tr>
    </w:tbl>
    <w:p w:rsidR="005D6C91" w:rsidRDefault="005D6C91" w:rsidP="005D6C91">
      <w:pPr>
        <w:pStyle w:val="Caption"/>
      </w:pPr>
      <w:bookmarkStart w:id="115" w:name="_Toc332932134"/>
      <w:r>
        <w:t xml:space="preserve">Table </w:t>
      </w:r>
      <w:fldSimple w:instr=" SEQ Table \* ARABIC ">
        <w:r w:rsidR="001C6371">
          <w:rPr>
            <w:noProof/>
          </w:rPr>
          <w:t>4</w:t>
        </w:r>
      </w:fldSimple>
      <w:r>
        <w:t>: MIDAS Training Delivery Methods</w:t>
      </w:r>
      <w:bookmarkEnd w:id="115"/>
    </w:p>
    <w:p w:rsidR="005D6C91" w:rsidRDefault="005D6C91" w:rsidP="005D6C91">
      <w:pPr>
        <w:pStyle w:val="USDABody"/>
      </w:pPr>
      <w:r>
        <w:t>The delivery method for each course is based on criteria such as audience size, complexity of the content, course length, and curriculum level. Below is a table used to select the appropriate delivery method of a course based on audience and course content.</w:t>
      </w:r>
    </w:p>
    <w:tbl>
      <w:tblPr>
        <w:tblW w:w="0" w:type="auto"/>
        <w:jc w:val="center"/>
        <w:tblLook w:val="04A0"/>
      </w:tblPr>
      <w:tblGrid>
        <w:gridCol w:w="1915"/>
        <w:gridCol w:w="1915"/>
        <w:gridCol w:w="1915"/>
        <w:gridCol w:w="1915"/>
        <w:gridCol w:w="1916"/>
      </w:tblGrid>
      <w:tr w:rsidR="005D6C91" w:rsidTr="00D779DF">
        <w:trPr>
          <w:jc w:val="center"/>
        </w:trPr>
        <w:tc>
          <w:tcPr>
            <w:tcW w:w="1915" w:type="dxa"/>
            <w:tcBorders>
              <w:bottom w:val="single" w:sz="4" w:space="0" w:color="auto"/>
              <w:right w:val="single" w:sz="4" w:space="0" w:color="auto"/>
            </w:tcBorders>
          </w:tcPr>
          <w:p w:rsidR="005D6C91" w:rsidRDefault="005D6C91" w:rsidP="00D779DF"/>
        </w:tc>
        <w:tc>
          <w:tcPr>
            <w:tcW w:w="1915"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t>Duration of Course</w:t>
            </w:r>
          </w:p>
        </w:tc>
        <w:tc>
          <w:tcPr>
            <w:tcW w:w="1915"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t>Complexity of Content</w:t>
            </w:r>
          </w:p>
        </w:tc>
        <w:tc>
          <w:tcPr>
            <w:tcW w:w="1915"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t>Audience Size</w:t>
            </w:r>
          </w:p>
        </w:tc>
        <w:tc>
          <w:tcPr>
            <w:tcW w:w="1916"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t>Audience Location</w:t>
            </w:r>
          </w:p>
        </w:tc>
      </w:tr>
      <w:tr w:rsidR="005D6C91" w:rsidTr="00D779DF">
        <w:trPr>
          <w:jc w:val="center"/>
        </w:trPr>
        <w:tc>
          <w:tcPr>
            <w:tcW w:w="1915"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left"/>
              <w:rPr>
                <w:b/>
                <w:color w:val="FFFFFF" w:themeColor="background1"/>
                <w:sz w:val="22"/>
              </w:rPr>
            </w:pPr>
            <w:r w:rsidRPr="00AB4393">
              <w:rPr>
                <w:b/>
                <w:color w:val="FFFFFF" w:themeColor="background1"/>
                <w:sz w:val="22"/>
              </w:rPr>
              <w:t>Web Based Learning</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2 or less hours</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Simple to moderately complex</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D36C82" w:rsidP="00E12F06">
            <w:pPr>
              <w:pStyle w:val="USDATableBody"/>
              <w:jc w:val="left"/>
            </w:pPr>
            <w:r>
              <w:t xml:space="preserve">Per </w:t>
            </w:r>
            <w:r w:rsidR="00E12F06">
              <w:t xml:space="preserve">FSA,  </w:t>
            </w:r>
            <w:r>
              <w:t>up to 9200 users</w:t>
            </w:r>
          </w:p>
        </w:tc>
        <w:tc>
          <w:tcPr>
            <w:tcW w:w="1916"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Disperse</w:t>
            </w:r>
          </w:p>
        </w:tc>
      </w:tr>
      <w:tr w:rsidR="005D6C91" w:rsidTr="00D779DF">
        <w:trPr>
          <w:jc w:val="center"/>
        </w:trPr>
        <w:tc>
          <w:tcPr>
            <w:tcW w:w="1915"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left"/>
              <w:rPr>
                <w:b/>
                <w:color w:val="FFFFFF" w:themeColor="background1"/>
                <w:sz w:val="22"/>
              </w:rPr>
            </w:pPr>
            <w:r w:rsidRPr="00AB4393">
              <w:rPr>
                <w:b/>
                <w:color w:val="FFFFFF" w:themeColor="background1"/>
                <w:sz w:val="22"/>
              </w:rPr>
              <w:t>Virtual Classroom Training</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2 or less hours</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Moderately complex</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t>Up to</w:t>
            </w:r>
            <w:r w:rsidRPr="006309D5">
              <w:t xml:space="preserve"> 500 people</w:t>
            </w:r>
          </w:p>
        </w:tc>
        <w:tc>
          <w:tcPr>
            <w:tcW w:w="1916"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Disperse</w:t>
            </w:r>
          </w:p>
        </w:tc>
      </w:tr>
      <w:tr w:rsidR="005D6C91" w:rsidTr="00D779DF">
        <w:trPr>
          <w:jc w:val="center"/>
        </w:trPr>
        <w:tc>
          <w:tcPr>
            <w:tcW w:w="1915"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left"/>
              <w:rPr>
                <w:b/>
                <w:color w:val="FFFFFF" w:themeColor="background1"/>
                <w:sz w:val="22"/>
              </w:rPr>
            </w:pPr>
            <w:r w:rsidRPr="00AB4393">
              <w:rPr>
                <w:b/>
                <w:color w:val="FFFFFF" w:themeColor="background1"/>
                <w:sz w:val="22"/>
              </w:rPr>
              <w:t>Instructor Led Training</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2 or more hours</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Moderately complex to very complex</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t>Up to</w:t>
            </w:r>
            <w:r w:rsidRPr="006309D5">
              <w:t xml:space="preserve"> 500 people</w:t>
            </w:r>
          </w:p>
        </w:tc>
        <w:tc>
          <w:tcPr>
            <w:tcW w:w="1916"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Centralized</w:t>
            </w:r>
          </w:p>
        </w:tc>
      </w:tr>
      <w:tr w:rsidR="005D6C91" w:rsidTr="00D779DF">
        <w:trPr>
          <w:jc w:val="center"/>
        </w:trPr>
        <w:tc>
          <w:tcPr>
            <w:tcW w:w="1915"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left"/>
              <w:rPr>
                <w:b/>
                <w:color w:val="FFFFFF" w:themeColor="background1"/>
                <w:sz w:val="22"/>
              </w:rPr>
            </w:pPr>
            <w:r w:rsidRPr="00AB4393">
              <w:rPr>
                <w:b/>
                <w:color w:val="FFFFFF" w:themeColor="background1"/>
                <w:sz w:val="22"/>
              </w:rPr>
              <w:t>Expert Led Training</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Any</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Moderately complex to very complex</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7 or less people</w:t>
            </w:r>
          </w:p>
        </w:tc>
        <w:tc>
          <w:tcPr>
            <w:tcW w:w="1916"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Centralized</w:t>
            </w:r>
          </w:p>
        </w:tc>
      </w:tr>
      <w:tr w:rsidR="005D6C91" w:rsidTr="00D779DF">
        <w:trPr>
          <w:jc w:val="center"/>
        </w:trPr>
        <w:tc>
          <w:tcPr>
            <w:tcW w:w="1915" w:type="dxa"/>
            <w:tcBorders>
              <w:top w:val="single" w:sz="4" w:space="0" w:color="auto"/>
              <w:left w:val="single" w:sz="4" w:space="0" w:color="auto"/>
              <w:bottom w:val="single" w:sz="4" w:space="0" w:color="auto"/>
              <w:right w:val="single" w:sz="4" w:space="0" w:color="auto"/>
            </w:tcBorders>
            <w:shd w:val="clear" w:color="auto" w:fill="004800"/>
          </w:tcPr>
          <w:p w:rsidR="005D6C91" w:rsidRPr="00AB4393" w:rsidRDefault="005D6C91" w:rsidP="00D779DF">
            <w:pPr>
              <w:pStyle w:val="USDATableBody"/>
              <w:jc w:val="left"/>
              <w:rPr>
                <w:b/>
                <w:color w:val="FFFFFF" w:themeColor="background1"/>
                <w:sz w:val="22"/>
              </w:rPr>
            </w:pPr>
            <w:r w:rsidRPr="00AB4393">
              <w:rPr>
                <w:b/>
                <w:color w:val="FFFFFF" w:themeColor="background1"/>
                <w:sz w:val="22"/>
              </w:rPr>
              <w:t>Open Lab</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2 or less hours</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rsidRPr="006309D5">
              <w:t>Simple to moderately complex</w:t>
            </w:r>
          </w:p>
        </w:tc>
        <w:tc>
          <w:tcPr>
            <w:tcW w:w="1915"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jc w:val="left"/>
            </w:pPr>
            <w:r>
              <w:t>Up to</w:t>
            </w:r>
            <w:r w:rsidRPr="006309D5">
              <w:t xml:space="preserve"> 500 people</w:t>
            </w:r>
          </w:p>
        </w:tc>
        <w:tc>
          <w:tcPr>
            <w:tcW w:w="1916" w:type="dxa"/>
            <w:tcBorders>
              <w:top w:val="single" w:sz="4" w:space="0" w:color="auto"/>
              <w:left w:val="single" w:sz="4" w:space="0" w:color="auto"/>
              <w:bottom w:val="single" w:sz="4" w:space="0" w:color="auto"/>
              <w:right w:val="single" w:sz="4" w:space="0" w:color="auto"/>
            </w:tcBorders>
          </w:tcPr>
          <w:p w:rsidR="005D6C91" w:rsidRPr="006309D5" w:rsidRDefault="005D6C91" w:rsidP="00D779DF">
            <w:pPr>
              <w:pStyle w:val="USDATableBody"/>
              <w:keepNext/>
              <w:jc w:val="left"/>
            </w:pPr>
            <w:r w:rsidRPr="006309D5">
              <w:t>Disperse</w:t>
            </w:r>
          </w:p>
        </w:tc>
      </w:tr>
    </w:tbl>
    <w:p w:rsidR="005D6C91" w:rsidRDefault="005D6C91" w:rsidP="005D6C91">
      <w:pPr>
        <w:pStyle w:val="Caption"/>
      </w:pPr>
      <w:bookmarkStart w:id="116" w:name="_Toc332932135"/>
      <w:r>
        <w:t xml:space="preserve">Table </w:t>
      </w:r>
      <w:fldSimple w:instr=" SEQ Table \* ARABIC ">
        <w:r w:rsidR="001C6371">
          <w:rPr>
            <w:noProof/>
          </w:rPr>
          <w:t>5</w:t>
        </w:r>
      </w:fldSimple>
      <w:r>
        <w:t>: MIDAS Training Delivery Method by Audience</w:t>
      </w:r>
      <w:bookmarkEnd w:id="116"/>
    </w:p>
    <w:p w:rsidR="005D6C91" w:rsidRDefault="005D6C91" w:rsidP="005D6C91">
      <w:pPr>
        <w:pStyle w:val="USDABody"/>
      </w:pPr>
      <w:r w:rsidRPr="00AC34B4">
        <w:rPr>
          <w:b/>
          <w:i/>
        </w:rPr>
        <w:t>Note:</w:t>
      </w:r>
      <w:r>
        <w:t xml:space="preserve"> For small user counts, typically less than 7, we recommend providing Expert-Led Training (ELT) instead of Instructor-Led Training. This will include smaller sessions conducted by SMEs using the Business Process Procedures (BPPs), process flows, and simulations. These sessions will be hands-on, but most likely will not contain fully documented demonstration and exercise scenarios and guides.</w:t>
      </w:r>
    </w:p>
    <w:p w:rsidR="005D6C91" w:rsidRDefault="005D6C91" w:rsidP="005D6C91">
      <w:pPr>
        <w:pStyle w:val="USDABody"/>
      </w:pPr>
      <w:r>
        <w:t xml:space="preserve">For ELT, the SMEs will be responsible for preparing their own data needed for the exercises. The exception to this depends upon the topics to be covered. If the subject matter for the smaller user counts is deemed to be implemented and used by a larger user count in the near future, we </w:t>
      </w:r>
      <w:r>
        <w:lastRenderedPageBreak/>
        <w:t xml:space="preserve">will evaluate the availability of the MIDAS </w:t>
      </w:r>
      <w:r w:rsidR="007F0A94">
        <w:t xml:space="preserve">SI </w:t>
      </w:r>
      <w:r>
        <w:t xml:space="preserve">Training </w:t>
      </w:r>
      <w:r w:rsidR="009E7F5F">
        <w:t xml:space="preserve">Team </w:t>
      </w:r>
      <w:r>
        <w:t>to complete full ILT course materials for this content, including data for the exercises.</w:t>
      </w:r>
    </w:p>
    <w:p w:rsidR="005D6C91" w:rsidRDefault="005D6C91" w:rsidP="005E4C36">
      <w:pPr>
        <w:pStyle w:val="USDAHeading2"/>
        <w:numPr>
          <w:ilvl w:val="1"/>
          <w:numId w:val="1"/>
        </w:numPr>
        <w:pBdr>
          <w:bottom w:val="single" w:sz="8" w:space="3" w:color="004800"/>
        </w:pBdr>
        <w:ind w:left="0" w:firstLine="0"/>
      </w:pPr>
      <w:bookmarkStart w:id="117" w:name="_Toc326514551"/>
      <w:bookmarkStart w:id="118" w:name="_Toc335924058"/>
      <w:r>
        <w:t>MIDAS Existing Training Tools and Standards</w:t>
      </w:r>
      <w:bookmarkEnd w:id="117"/>
      <w:bookmarkEnd w:id="118"/>
    </w:p>
    <w:p w:rsidR="005D6C91" w:rsidRDefault="005D6C91" w:rsidP="005D6C91">
      <w:pPr>
        <w:pStyle w:val="USDABody"/>
      </w:pPr>
      <w:r>
        <w:t>All traini</w:t>
      </w:r>
      <w:r w:rsidR="00ED7D0B">
        <w:t xml:space="preserve">ng content will be developed to meet FSA specific requirements in support of the </w:t>
      </w:r>
      <w:r>
        <w:t>Section 508 of the Rehabilitation Act of 1973, which requires that electronic and information technology developed, procured, maintained or used by the Federal government be accessible to people with disabilities.</w:t>
      </w:r>
    </w:p>
    <w:p w:rsidR="005D6C91" w:rsidRDefault="005D6C91" w:rsidP="005D6C91">
      <w:pPr>
        <w:pStyle w:val="USDABody"/>
      </w:pPr>
      <w:r>
        <w:t>While the basic tools such as Microsoft PowerPoint and Word will be used to create most of the training materials, we will also leverage existing tools and standards set forth by the FSA Human Resource Division Leadership and Employee Development Branch. Following existing standards in areas</w:t>
      </w:r>
      <w:r w:rsidR="00A53540">
        <w:t>,</w:t>
      </w:r>
      <w:r>
        <w:t xml:space="preserve"> such as course naming and numbering conventions</w:t>
      </w:r>
      <w:r w:rsidR="00A53540">
        <w:t>,</w:t>
      </w:r>
      <w:r>
        <w:t xml:space="preserve"> will allow us to better present a program that appears cohesive and transparent to other content accessed by the end user.</w:t>
      </w:r>
    </w:p>
    <w:p w:rsidR="005D6C91" w:rsidRDefault="005D6C91" w:rsidP="005D6C91">
      <w:pPr>
        <w:pStyle w:val="USDABody"/>
      </w:pPr>
      <w:r>
        <w:t>Existing tools currently include: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38"/>
        <w:gridCol w:w="7038"/>
      </w:tblGrid>
      <w:tr w:rsidR="005D6C91" w:rsidRPr="006309D5" w:rsidTr="00D779DF">
        <w:trPr>
          <w:tblHeader/>
        </w:trPr>
        <w:tc>
          <w:tcPr>
            <w:tcW w:w="2538" w:type="dxa"/>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t>Tool</w:t>
            </w:r>
          </w:p>
        </w:tc>
        <w:tc>
          <w:tcPr>
            <w:tcW w:w="7038" w:type="dxa"/>
            <w:shd w:val="clear" w:color="auto" w:fill="004800"/>
          </w:tcPr>
          <w:p w:rsidR="005D6C91" w:rsidRPr="00AB4393" w:rsidRDefault="005D6C91" w:rsidP="00D779DF">
            <w:pPr>
              <w:pStyle w:val="USDATableBody"/>
              <w:jc w:val="center"/>
              <w:rPr>
                <w:b/>
                <w:color w:val="FFFFFF" w:themeColor="background1"/>
                <w:sz w:val="22"/>
              </w:rPr>
            </w:pPr>
            <w:r w:rsidRPr="00AB4393">
              <w:rPr>
                <w:b/>
                <w:color w:val="FFFFFF" w:themeColor="background1"/>
                <w:sz w:val="22"/>
              </w:rPr>
              <w:t>Purpose</w:t>
            </w:r>
          </w:p>
        </w:tc>
      </w:tr>
      <w:tr w:rsidR="005D6C91" w:rsidRPr="006309D5" w:rsidTr="00D779DF">
        <w:tc>
          <w:tcPr>
            <w:tcW w:w="2538" w:type="dxa"/>
          </w:tcPr>
          <w:p w:rsidR="005D6C91" w:rsidRPr="006309D5" w:rsidRDefault="005D6C91" w:rsidP="00D779DF">
            <w:pPr>
              <w:pStyle w:val="USDATableBody"/>
              <w:jc w:val="left"/>
            </w:pPr>
            <w:r w:rsidRPr="006309D5">
              <w:t>Microsoft Live Meeting</w:t>
            </w:r>
          </w:p>
        </w:tc>
        <w:tc>
          <w:tcPr>
            <w:tcW w:w="7038" w:type="dxa"/>
          </w:tcPr>
          <w:p w:rsidR="005D6C91" w:rsidRPr="006309D5" w:rsidRDefault="005D6C91" w:rsidP="00D779DF">
            <w:pPr>
              <w:pStyle w:val="USDATableBody"/>
            </w:pPr>
            <w:r w:rsidRPr="006309D5">
              <w:t>Used for internet-based, virtual classroom training delivery</w:t>
            </w:r>
            <w:r>
              <w:t>, Microsoft Live Meeting is the FSA standard web-delivery for virtual events and is the most compatible with Section 508 compliance criteria.</w:t>
            </w:r>
          </w:p>
        </w:tc>
      </w:tr>
      <w:tr w:rsidR="005D6C91" w:rsidRPr="006309D5" w:rsidTr="00D779DF">
        <w:tc>
          <w:tcPr>
            <w:tcW w:w="2538" w:type="dxa"/>
          </w:tcPr>
          <w:p w:rsidR="005D6C91" w:rsidRPr="006309D5" w:rsidRDefault="005D6C91" w:rsidP="00D779DF">
            <w:pPr>
              <w:pStyle w:val="USDATableBody"/>
              <w:jc w:val="left"/>
            </w:pPr>
            <w:r w:rsidRPr="006309D5">
              <w:t>uPerform</w:t>
            </w:r>
          </w:p>
        </w:tc>
        <w:tc>
          <w:tcPr>
            <w:tcW w:w="7038" w:type="dxa"/>
          </w:tcPr>
          <w:p w:rsidR="005D6C91" w:rsidRPr="006309D5" w:rsidRDefault="005D6C91" w:rsidP="00D779DF">
            <w:pPr>
              <w:pStyle w:val="USDATableBody"/>
            </w:pPr>
            <w:r w:rsidRPr="006309D5">
              <w:t>A tool that automates the creation of interactive transaction simulations. Used to provide “hands-on” system experience without the necessity of a live training environment.</w:t>
            </w:r>
          </w:p>
          <w:p w:rsidR="005D6C91" w:rsidRDefault="005D6C91" w:rsidP="00D779DF">
            <w:pPr>
              <w:pStyle w:val="USDATableBody"/>
            </w:pPr>
            <w:r w:rsidRPr="006309D5">
              <w:t>The uPerform server also serves as a document repository that allows content to be linked to from a SharePoint site and/or from an LMS-generated web based course.</w:t>
            </w:r>
          </w:p>
          <w:p w:rsidR="005D6C91" w:rsidRPr="006309D5" w:rsidRDefault="005D6C91" w:rsidP="00D779DF">
            <w:pPr>
              <w:pStyle w:val="USDATableBody"/>
            </w:pPr>
            <w:r>
              <w:t>Please refer to the uPerform Requirements for Training document for more information on how MIDAS Training will incorporate the functionality of uPerform. The document can be found in Solution Manager using the menu path Organizational Change Management &gt; Business Processes &gt; End User Training &gt; Develop Training Tools.</w:t>
            </w:r>
          </w:p>
        </w:tc>
      </w:tr>
      <w:tr w:rsidR="005D6C91" w:rsidRPr="006309D5" w:rsidTr="00D779DF">
        <w:tc>
          <w:tcPr>
            <w:tcW w:w="2538" w:type="dxa"/>
          </w:tcPr>
          <w:p w:rsidR="005D6C91" w:rsidRPr="006309D5" w:rsidRDefault="005D6C91" w:rsidP="00D779DF">
            <w:pPr>
              <w:pStyle w:val="USDATableBody"/>
              <w:jc w:val="left"/>
            </w:pPr>
            <w:r w:rsidRPr="006309D5">
              <w:t>Course Avenue Studio</w:t>
            </w:r>
          </w:p>
        </w:tc>
        <w:tc>
          <w:tcPr>
            <w:tcW w:w="7038" w:type="dxa"/>
          </w:tcPr>
          <w:p w:rsidR="005D6C91" w:rsidRDefault="005D6C91" w:rsidP="00D779DF">
            <w:pPr>
              <w:pStyle w:val="USDATableBody"/>
            </w:pPr>
            <w:r w:rsidRPr="006309D5">
              <w:t xml:space="preserve">A single, centralized library where </w:t>
            </w:r>
            <w:r>
              <w:t xml:space="preserve">WBL </w:t>
            </w:r>
            <w:r w:rsidRPr="006309D5">
              <w:t>courses are created, stored, edited, reused, managed, and published, conformant with SCORM/AICC compatible Learning Management System (LMS). Customized for FSA to include Section 508 compliance factors.</w:t>
            </w:r>
          </w:p>
          <w:p w:rsidR="005D6C91" w:rsidRPr="006309D5" w:rsidRDefault="005D6C91" w:rsidP="00D779DF">
            <w:pPr>
              <w:pStyle w:val="USDATableBody"/>
            </w:pPr>
            <w:r>
              <w:t>Course Avenue Studio is the standard development tool used for AgLearn-deployed training.</w:t>
            </w:r>
          </w:p>
        </w:tc>
      </w:tr>
      <w:tr w:rsidR="005D6C91" w:rsidRPr="006309D5" w:rsidTr="00D779DF">
        <w:tc>
          <w:tcPr>
            <w:tcW w:w="2538" w:type="dxa"/>
          </w:tcPr>
          <w:p w:rsidR="005D6C91" w:rsidRPr="006309D5" w:rsidRDefault="005D6C91" w:rsidP="00D779DF">
            <w:pPr>
              <w:pStyle w:val="USDATableBody"/>
              <w:jc w:val="left"/>
            </w:pPr>
            <w:r w:rsidRPr="006309D5">
              <w:t>AgLearn</w:t>
            </w:r>
          </w:p>
        </w:tc>
        <w:tc>
          <w:tcPr>
            <w:tcW w:w="7038" w:type="dxa"/>
          </w:tcPr>
          <w:p w:rsidR="005D6C91" w:rsidRPr="006309D5" w:rsidRDefault="005D6C91" w:rsidP="00D779DF">
            <w:pPr>
              <w:pStyle w:val="USDATableBody"/>
            </w:pPr>
            <w:r w:rsidRPr="006309D5">
              <w:t>The FSA SCORM/AICC compatible Learning Management System used to:</w:t>
            </w:r>
          </w:p>
          <w:p w:rsidR="005D6C91" w:rsidRPr="00062429" w:rsidRDefault="005D6C91" w:rsidP="00D779DF">
            <w:pPr>
              <w:pStyle w:val="USDATableBullet"/>
              <w:ind w:left="0"/>
              <w:rPr>
                <w:sz w:val="20"/>
              </w:rPr>
            </w:pPr>
            <w:r w:rsidRPr="00062429">
              <w:rPr>
                <w:sz w:val="20"/>
              </w:rPr>
              <w:t xml:space="preserve">Schedule </w:t>
            </w:r>
            <w:proofErr w:type="gramStart"/>
            <w:r w:rsidRPr="00062429">
              <w:rPr>
                <w:sz w:val="20"/>
              </w:rPr>
              <w:t>training  by</w:t>
            </w:r>
            <w:proofErr w:type="gramEnd"/>
            <w:r w:rsidRPr="00062429">
              <w:rPr>
                <w:sz w:val="20"/>
              </w:rPr>
              <w:t xml:space="preserve"> location</w:t>
            </w:r>
            <w:r w:rsidR="00A53540">
              <w:rPr>
                <w:sz w:val="20"/>
              </w:rPr>
              <w:t>.</w:t>
            </w:r>
          </w:p>
          <w:p w:rsidR="005D6C91" w:rsidRPr="00062429" w:rsidRDefault="005D6C91" w:rsidP="00D779DF">
            <w:pPr>
              <w:pStyle w:val="USDATableBullet"/>
              <w:ind w:left="0"/>
              <w:rPr>
                <w:sz w:val="20"/>
              </w:rPr>
            </w:pPr>
            <w:r w:rsidRPr="00062429">
              <w:rPr>
                <w:sz w:val="20"/>
              </w:rPr>
              <w:t>Display available courses</w:t>
            </w:r>
            <w:r w:rsidR="00A53540">
              <w:rPr>
                <w:sz w:val="20"/>
              </w:rPr>
              <w:t>.</w:t>
            </w:r>
          </w:p>
          <w:p w:rsidR="005D6C91" w:rsidRPr="00062429" w:rsidRDefault="005D6C91" w:rsidP="00D779DF">
            <w:pPr>
              <w:pStyle w:val="USDATableBullet"/>
              <w:ind w:left="0"/>
              <w:rPr>
                <w:sz w:val="20"/>
              </w:rPr>
            </w:pPr>
            <w:r w:rsidRPr="00062429">
              <w:rPr>
                <w:sz w:val="20"/>
              </w:rPr>
              <w:t>Enroll participants in training courses</w:t>
            </w:r>
            <w:r w:rsidR="00A53540">
              <w:rPr>
                <w:sz w:val="20"/>
              </w:rPr>
              <w:t>.</w:t>
            </w:r>
          </w:p>
          <w:p w:rsidR="005D6C91" w:rsidRPr="00062429" w:rsidRDefault="005D6C91" w:rsidP="00D779DF">
            <w:pPr>
              <w:pStyle w:val="USDATableBullet"/>
              <w:ind w:left="0"/>
              <w:rPr>
                <w:sz w:val="20"/>
              </w:rPr>
            </w:pPr>
            <w:r w:rsidRPr="00062429">
              <w:rPr>
                <w:sz w:val="20"/>
              </w:rPr>
              <w:t>Track attendance</w:t>
            </w:r>
            <w:r w:rsidR="00A53540">
              <w:rPr>
                <w:sz w:val="20"/>
              </w:rPr>
              <w:t>.</w:t>
            </w:r>
          </w:p>
          <w:p w:rsidR="005D6C91" w:rsidRPr="006309D5" w:rsidRDefault="005D6C91" w:rsidP="00D779DF">
            <w:pPr>
              <w:pStyle w:val="USDATableBullet"/>
              <w:ind w:left="0"/>
            </w:pPr>
            <w:r w:rsidRPr="00062429">
              <w:rPr>
                <w:sz w:val="20"/>
              </w:rPr>
              <w:t>Launch and track course evaluations and assessments</w:t>
            </w:r>
            <w:r w:rsidR="00A53540">
              <w:rPr>
                <w:sz w:val="20"/>
              </w:rPr>
              <w:t>.</w:t>
            </w:r>
          </w:p>
        </w:tc>
      </w:tr>
      <w:tr w:rsidR="005D6C91" w:rsidRPr="006309D5" w:rsidTr="00D779DF">
        <w:tc>
          <w:tcPr>
            <w:tcW w:w="2538" w:type="dxa"/>
          </w:tcPr>
          <w:p w:rsidR="005D6C91" w:rsidRPr="006309D5" w:rsidRDefault="005D6C91" w:rsidP="00D779DF">
            <w:pPr>
              <w:pStyle w:val="USDATableBody"/>
              <w:jc w:val="left"/>
            </w:pPr>
            <w:r w:rsidRPr="006309D5">
              <w:t>FSA Training Portal</w:t>
            </w:r>
          </w:p>
        </w:tc>
        <w:tc>
          <w:tcPr>
            <w:tcW w:w="7038" w:type="dxa"/>
          </w:tcPr>
          <w:p w:rsidR="005D6C91" w:rsidRPr="006309D5" w:rsidRDefault="005D6C91" w:rsidP="00D779DF">
            <w:pPr>
              <w:pStyle w:val="USDATableBody"/>
              <w:keepNext/>
            </w:pPr>
            <w:r w:rsidRPr="006309D5">
              <w:t xml:space="preserve">FSA’s intranet site to which training materials can be linked to (via the uPerform server) to allow downloading and printing of materials. Can also be leveraged as a </w:t>
            </w:r>
            <w:r w:rsidRPr="006309D5">
              <w:lastRenderedPageBreak/>
              <w:t>performance support website.</w:t>
            </w:r>
          </w:p>
        </w:tc>
      </w:tr>
    </w:tbl>
    <w:p w:rsidR="005D6C91" w:rsidRDefault="005D6C91" w:rsidP="005D6C91">
      <w:pPr>
        <w:pStyle w:val="Caption"/>
      </w:pPr>
      <w:bookmarkStart w:id="119" w:name="_Toc332932136"/>
      <w:r>
        <w:lastRenderedPageBreak/>
        <w:t xml:space="preserve">Table </w:t>
      </w:r>
      <w:fldSimple w:instr=" SEQ Table \* ARABIC ">
        <w:r w:rsidR="001C6371">
          <w:rPr>
            <w:noProof/>
          </w:rPr>
          <w:t>6</w:t>
        </w:r>
      </w:fldSimple>
      <w:r>
        <w:t>: FSA Existing Training Tools</w:t>
      </w:r>
      <w:bookmarkEnd w:id="119"/>
    </w:p>
    <w:p w:rsidR="00ED7D0B" w:rsidRDefault="00ED7D0B" w:rsidP="006F30BD">
      <w:pPr>
        <w:pStyle w:val="USDABody"/>
      </w:pPr>
      <w:r>
        <w:t xml:space="preserve">Currently, </w:t>
      </w:r>
      <w:r w:rsidR="00A37D09">
        <w:t xml:space="preserve">FSA specific </w:t>
      </w:r>
      <w:r w:rsidR="00B552E5">
        <w:t>508</w:t>
      </w:r>
      <w:r w:rsidR="000532A6">
        <w:t xml:space="preserve"> guidelines can be reviewed in further detail in </w:t>
      </w:r>
      <w:r w:rsidR="000532A6" w:rsidRPr="00293CFA">
        <w:rPr>
          <w:i/>
        </w:rPr>
        <w:t>Appendix D: 508 Compliance Checklist and Signoff Document</w:t>
      </w:r>
      <w:r w:rsidR="00A37D09">
        <w:t xml:space="preserve">. The </w:t>
      </w:r>
      <w:r>
        <w:t xml:space="preserve">MIDAS SI Training </w:t>
      </w:r>
      <w:r w:rsidR="004B0B7C">
        <w:t xml:space="preserve">Team </w:t>
      </w:r>
      <w:r w:rsidR="00A37D09">
        <w:t>has utilized the support of the OCIO’s office Target Center and efforts on the FMMI project to create a checklist and process document that the team will work to in meeting this requirement. The MIDAS SI Training team will continue to receive feedback from the FSA MIDAS team in meeting this requirement.</w:t>
      </w:r>
    </w:p>
    <w:p w:rsidR="005D6C91" w:rsidRDefault="005D6C91" w:rsidP="00ED7D0B">
      <w:pPr>
        <w:pStyle w:val="USDAHeading2"/>
        <w:numPr>
          <w:ilvl w:val="1"/>
          <w:numId w:val="1"/>
        </w:numPr>
        <w:ind w:left="0" w:firstLine="0"/>
      </w:pPr>
      <w:bookmarkStart w:id="120" w:name="_Toc326514552"/>
      <w:bookmarkStart w:id="121" w:name="_Toc335924059"/>
      <w:r>
        <w:t>Creative Media and Broadcast Center</w:t>
      </w:r>
      <w:bookmarkEnd w:id="120"/>
      <w:bookmarkEnd w:id="121"/>
    </w:p>
    <w:p w:rsidR="005D6C91" w:rsidRDefault="005D6C91" w:rsidP="00ED7D0B">
      <w:pPr>
        <w:pStyle w:val="USDABody"/>
      </w:pPr>
      <w:r>
        <w:t>FSA has access to the Creative Media and Broadcast Center within the Department of Agriculture. This center provides full broadcasting and recording capabilities and may be utilized to record training sessions for distribution from a wide variety of media.</w:t>
      </w:r>
    </w:p>
    <w:p w:rsidR="005D6C91" w:rsidRDefault="005D6C91" w:rsidP="00ED7D0B">
      <w:pPr>
        <w:pStyle w:val="USDAHeading2"/>
        <w:numPr>
          <w:ilvl w:val="1"/>
          <w:numId w:val="1"/>
        </w:numPr>
        <w:ind w:left="0" w:firstLine="0"/>
      </w:pPr>
      <w:bookmarkStart w:id="122" w:name="_Toc326514553"/>
      <w:bookmarkStart w:id="123" w:name="_Toc335924060"/>
      <w:r>
        <w:t>Lessons Learned – FMMI Training</w:t>
      </w:r>
      <w:bookmarkEnd w:id="122"/>
      <w:bookmarkEnd w:id="123"/>
    </w:p>
    <w:p w:rsidR="005D6C91" w:rsidRDefault="005D6C91" w:rsidP="005D6C91">
      <w:pPr>
        <w:pStyle w:val="USDABody"/>
      </w:pPr>
      <w:r>
        <w:t>In developing the MIDAS training approach, we sought input based on the lessons learned from the FMMI training development and rollout. Where FMMI and MIDAS have similarities in audience, we will work to leverage their lessons learned</w:t>
      </w:r>
      <w:r w:rsidR="00A53540">
        <w:t>;</w:t>
      </w:r>
      <w:r>
        <w:t xml:space="preserve"> however, we recognize that there are differences in the audiences for FMMI and MIDAS. </w:t>
      </w:r>
    </w:p>
    <w:p w:rsidR="005D6C91" w:rsidRDefault="005D6C91" w:rsidP="005D6C91">
      <w:pPr>
        <w:pStyle w:val="USDABody"/>
      </w:pPr>
      <w:r>
        <w:t>The improvements that are applicable for the initial release of MIDAS are outlined below as part of the overall approach to end user training development and delivery:</w:t>
      </w:r>
    </w:p>
    <w:p w:rsidR="005D6C91" w:rsidRDefault="005D6C91" w:rsidP="005D6C91">
      <w:pPr>
        <w:pStyle w:val="USDABullet1"/>
      </w:pPr>
      <w:r>
        <w:t>Multiple forms of communication are required to prepare users for training. The types of communications include a project webpage, district memos, newsletters, and presentations at regularly scheduled State, District</w:t>
      </w:r>
      <w:r w:rsidR="00A53540">
        <w:t>,</w:t>
      </w:r>
      <w:r>
        <w:t xml:space="preserve"> and County Executive meetings</w:t>
      </w:r>
      <w:r w:rsidR="00A53540">
        <w:t>.</w:t>
      </w:r>
    </w:p>
    <w:p w:rsidR="005D6C91" w:rsidRDefault="005D6C91" w:rsidP="005D6C91">
      <w:pPr>
        <w:pStyle w:val="USDABullet1"/>
      </w:pPr>
      <w:r>
        <w:t>Users value in-person interaction, and consider it is an effective way to learn new information</w:t>
      </w:r>
      <w:r w:rsidR="00A53540">
        <w:t>.</w:t>
      </w:r>
    </w:p>
    <w:p w:rsidR="005D6C91" w:rsidRDefault="005D6C91" w:rsidP="005D6C91">
      <w:pPr>
        <w:pStyle w:val="USDABullet1"/>
      </w:pPr>
      <w:r>
        <w:t>New FSA policies must be documented, approved, and referenced in the training materials in order to create user acceptance and adoption of the new business processes</w:t>
      </w:r>
      <w:r w:rsidR="00A53540">
        <w:t>.</w:t>
      </w:r>
    </w:p>
    <w:p w:rsidR="005D6C91" w:rsidRDefault="005D6C91" w:rsidP="005D6C91">
      <w:pPr>
        <w:pStyle w:val="USDABullet1"/>
      </w:pPr>
      <w:r>
        <w:t>The FMMI training to date that has been rolled out has been to a very small group of people from several different agencies. The training was very generic and did not include agency-specific information. The feedback from the users were that the training was too generic, the materials didn’t really answer any questions, a lot of the training was not necessary, and the online help documents are too generic</w:t>
      </w:r>
      <w:r w:rsidR="00A53540">
        <w:t>.</w:t>
      </w:r>
    </w:p>
    <w:p w:rsidR="005D6C91" w:rsidRDefault="005D6C91" w:rsidP="005D6C91">
      <w:pPr>
        <w:pStyle w:val="USDABullet1"/>
      </w:pPr>
      <w:r>
        <w:t xml:space="preserve">Role mapping and course assignments had to be completed and loaded in AgLearn </w:t>
      </w:r>
      <w:r>
        <w:lastRenderedPageBreak/>
        <w:t xml:space="preserve">4 months before testing was completed (and testing was completed one week prior to the start of training), which did not allow enough time to adjust user role mapping. Consequently there were some courses that included content no longer mapped to that </w:t>
      </w:r>
      <w:proofErr w:type="gramStart"/>
      <w:r>
        <w:t>role,</w:t>
      </w:r>
      <w:proofErr w:type="gramEnd"/>
      <w:r>
        <w:t xml:space="preserve"> and some users no longer mapped to a particular role that still had to take the training</w:t>
      </w:r>
      <w:r w:rsidR="00A53540">
        <w:t>.</w:t>
      </w:r>
    </w:p>
    <w:p w:rsidR="005D6C91" w:rsidRDefault="005D6C91" w:rsidP="005E4C36">
      <w:pPr>
        <w:pStyle w:val="USDAHeading2"/>
        <w:numPr>
          <w:ilvl w:val="1"/>
          <w:numId w:val="1"/>
        </w:numPr>
        <w:ind w:left="0" w:firstLine="0"/>
      </w:pPr>
      <w:bookmarkStart w:id="124" w:name="_Toc326514554"/>
      <w:bookmarkStart w:id="125" w:name="_Toc335924061"/>
      <w:r>
        <w:t>MIDAS Training Curriculum Overview</w:t>
      </w:r>
      <w:bookmarkEnd w:id="124"/>
      <w:bookmarkEnd w:id="125"/>
    </w:p>
    <w:p w:rsidR="005D6C91" w:rsidRDefault="005D6C91" w:rsidP="005D6C91">
      <w:pPr>
        <w:pStyle w:val="USDABody"/>
      </w:pPr>
      <w:r>
        <w:t>The MIDAS Training Curriculum provides a list of the key training courses offered by the MIDAS project and the target audiences for whom each course is intended. It also describes the estimated duration for each course, the delivery method(s) and the required pre-requisites. The diagram below provides an overview of the key components of the MIDAS Training Curriculum:</w:t>
      </w:r>
      <w:ins w:id="126" w:author="elizabeth.miller" w:date="2012-07-10T07:14:00Z">
        <w:r w:rsidR="006819BB">
          <w:t xml:space="preserve"> </w:t>
        </w:r>
      </w:ins>
    </w:p>
    <w:p w:rsidR="005D6C91" w:rsidRDefault="005D6C91" w:rsidP="005D6C91">
      <w:pPr>
        <w:pStyle w:val="USDABody"/>
      </w:pPr>
    </w:p>
    <w:p w:rsidR="005D6C91" w:rsidRDefault="005D6C91" w:rsidP="005D6C91">
      <w:pPr>
        <w:pStyle w:val="USDABody"/>
        <w:keepNext/>
        <w:jc w:val="center"/>
      </w:pPr>
      <w:r w:rsidRPr="008E1765">
        <w:rPr>
          <w:noProof/>
        </w:rPr>
        <w:drawing>
          <wp:inline distT="0" distB="0" distL="0" distR="0">
            <wp:extent cx="4504762" cy="2514286"/>
            <wp:effectExtent l="19050" t="0" r="0" b="0"/>
            <wp:docPr id="1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4504762" cy="2514286"/>
                    </a:xfrm>
                    <a:prstGeom prst="rect">
                      <a:avLst/>
                    </a:prstGeom>
                  </pic:spPr>
                </pic:pic>
              </a:graphicData>
            </a:graphic>
          </wp:inline>
        </w:drawing>
      </w:r>
    </w:p>
    <w:p w:rsidR="005D6C91" w:rsidRDefault="005D6C91" w:rsidP="005D6C91">
      <w:pPr>
        <w:pStyle w:val="Caption"/>
      </w:pPr>
      <w:bookmarkStart w:id="127" w:name="_Toc332932126"/>
      <w:r>
        <w:t xml:space="preserve">Figure </w:t>
      </w:r>
      <w:fldSimple w:instr=" SEQ Figure \* ARABIC ">
        <w:r w:rsidR="001C6371">
          <w:rPr>
            <w:noProof/>
          </w:rPr>
          <w:t>4</w:t>
        </w:r>
      </w:fldSimple>
      <w:r>
        <w:t>: Key Components of MIDAS Training Curriculum</w:t>
      </w:r>
      <w:bookmarkEnd w:id="127"/>
    </w:p>
    <w:p w:rsidR="005D6C91" w:rsidRDefault="005D6C91" w:rsidP="005D6C91">
      <w:pPr>
        <w:pStyle w:val="USDABody"/>
      </w:pPr>
      <w:r>
        <w:t>In summary, the key components include:</w:t>
      </w:r>
    </w:p>
    <w:p w:rsidR="005D6C91" w:rsidRDefault="005D6C91" w:rsidP="005D6C91">
      <w:pPr>
        <w:pStyle w:val="USDABullet1"/>
      </w:pPr>
      <w:r>
        <w:t>General MIDAS Communications – Early introduction to the new business processes and changing work environment through a comprehensive communication program. Communications are managed by the MIDAS OCM team and integrated with MIDAS Training messaging</w:t>
      </w:r>
      <w:r w:rsidR="00A53540">
        <w:t>.</w:t>
      </w:r>
    </w:p>
    <w:p w:rsidR="005D6C91" w:rsidRDefault="005D6C91" w:rsidP="005D6C91">
      <w:pPr>
        <w:pStyle w:val="USDABullet1"/>
      </w:pPr>
      <w:r>
        <w:t>MIDAS/SAP Basic Navigation – Self-paced training that introduces the MIDAS applications</w:t>
      </w:r>
      <w:r w:rsidR="00A53540">
        <w:t>.</w:t>
      </w:r>
    </w:p>
    <w:p w:rsidR="005D6C91" w:rsidRDefault="005D6C91" w:rsidP="005D6C91">
      <w:pPr>
        <w:pStyle w:val="USDABullet1"/>
      </w:pPr>
      <w:r>
        <w:t>Role-Based Task Training – Hands-on business process and procedure training focused by job role</w:t>
      </w:r>
      <w:r w:rsidR="00A53540">
        <w:t>.</w:t>
      </w:r>
    </w:p>
    <w:p w:rsidR="005D6C91" w:rsidRDefault="005D6C91" w:rsidP="005D6C91">
      <w:pPr>
        <w:pStyle w:val="USDABody"/>
      </w:pPr>
      <w:r>
        <w:t>Each of these components is described in more detail below.</w:t>
      </w:r>
    </w:p>
    <w:p w:rsidR="00D351B8" w:rsidRDefault="00D351B8" w:rsidP="0016330A">
      <w:pPr>
        <w:pStyle w:val="USDAHeading3"/>
        <w:numPr>
          <w:ilvl w:val="2"/>
          <w:numId w:val="1"/>
        </w:numPr>
        <w:ind w:left="0" w:firstLine="0"/>
      </w:pPr>
      <w:bookmarkStart w:id="128" w:name="_Toc326514555"/>
      <w:bookmarkStart w:id="129" w:name="_Toc335924062"/>
      <w:r>
        <w:lastRenderedPageBreak/>
        <w:t>General MIDAS Communications</w:t>
      </w:r>
      <w:bookmarkEnd w:id="128"/>
      <w:bookmarkEnd w:id="129"/>
    </w:p>
    <w:p w:rsidR="00D351B8" w:rsidRDefault="006819BB" w:rsidP="00D351B8">
      <w:pPr>
        <w:pStyle w:val="USDABody"/>
      </w:pPr>
      <w:r>
        <w:t xml:space="preserve">The end user training and communication programs are interdependent.  </w:t>
      </w:r>
      <w:r w:rsidR="00D351B8">
        <w:t xml:space="preserve">Prior to the start of training, users </w:t>
      </w:r>
      <w:r>
        <w:t xml:space="preserve">will </w:t>
      </w:r>
      <w:r w:rsidR="00D351B8">
        <w:t>participate in various Communication team activities that may include:</w:t>
      </w:r>
    </w:p>
    <w:p w:rsidR="00D351B8" w:rsidRDefault="00D351B8" w:rsidP="00D351B8">
      <w:pPr>
        <w:pStyle w:val="USDABullet1"/>
      </w:pPr>
      <w:r>
        <w:t>MIDAS Introductory Demos – Includes foundation information about the project including business case, scope and timeline. These demos have been presented to a select number of county offices as well as NASCOE.</w:t>
      </w:r>
    </w:p>
    <w:p w:rsidR="00D351B8" w:rsidRDefault="00D351B8" w:rsidP="00D351B8">
      <w:pPr>
        <w:pStyle w:val="USDABullet1"/>
      </w:pPr>
      <w:r>
        <w:t>MIDAS Messages – Customized messages for each user that includes a listing of the key changes they will experience, and a list of MIDAS training courses that will prepare them for change. Communications are managed by the MIDAS OCM team and integrated with MIDAS Training messaging.</w:t>
      </w:r>
    </w:p>
    <w:p w:rsidR="00D351B8" w:rsidRDefault="00D351B8" w:rsidP="00D351B8">
      <w:pPr>
        <w:pStyle w:val="USDAHeading3"/>
        <w:numPr>
          <w:ilvl w:val="2"/>
          <w:numId w:val="1"/>
        </w:numPr>
        <w:ind w:left="0" w:firstLine="0"/>
      </w:pPr>
      <w:bookmarkStart w:id="130" w:name="_Toc326514556"/>
      <w:bookmarkStart w:id="131" w:name="_Toc335924063"/>
      <w:r>
        <w:t>MIDAS Basic Navigation</w:t>
      </w:r>
      <w:bookmarkEnd w:id="130"/>
      <w:bookmarkEnd w:id="131"/>
    </w:p>
    <w:p w:rsidR="00D351B8" w:rsidRDefault="00D351B8" w:rsidP="00D351B8">
      <w:pPr>
        <w:pStyle w:val="USDABody"/>
      </w:pPr>
      <w:r>
        <w:t>These courses teach users how to navigate through the MIDAS system and include models on general navigation and general reporting. These courses are designed as self-paced web-based learning modules and provide demonstrations and interactive simulations for user practice. Key topics include:</w:t>
      </w:r>
    </w:p>
    <w:p w:rsidR="00D351B8" w:rsidRDefault="00D351B8" w:rsidP="00D351B8">
      <w:pPr>
        <w:pStyle w:val="USDABullet1"/>
      </w:pPr>
      <w:r>
        <w:t>Logging on and off</w:t>
      </w:r>
      <w:r w:rsidR="00A53540">
        <w:t>.</w:t>
      </w:r>
    </w:p>
    <w:p w:rsidR="00D351B8" w:rsidRDefault="00D351B8" w:rsidP="00D351B8">
      <w:pPr>
        <w:pStyle w:val="USDABullet1"/>
      </w:pPr>
      <w:r>
        <w:t>Using menu paths, buttons, and toolbars</w:t>
      </w:r>
      <w:r w:rsidR="00A53540">
        <w:t>.</w:t>
      </w:r>
    </w:p>
    <w:p w:rsidR="00D351B8" w:rsidRDefault="00D351B8" w:rsidP="00D351B8">
      <w:pPr>
        <w:pStyle w:val="USDABullet1"/>
      </w:pPr>
      <w:r>
        <w:t>Using Help</w:t>
      </w:r>
      <w:r w:rsidR="00A53540">
        <w:t>.</w:t>
      </w:r>
    </w:p>
    <w:p w:rsidR="00D351B8" w:rsidRDefault="00D351B8" w:rsidP="00D351B8">
      <w:pPr>
        <w:pStyle w:val="USDABullet1"/>
      </w:pPr>
      <w:r>
        <w:t>Saving work</w:t>
      </w:r>
      <w:r w:rsidR="00A53540">
        <w:t>.</w:t>
      </w:r>
    </w:p>
    <w:p w:rsidR="00D351B8" w:rsidRDefault="00D351B8" w:rsidP="00D351B8">
      <w:pPr>
        <w:pStyle w:val="USDABody"/>
      </w:pPr>
      <w:r>
        <w:t xml:space="preserve">The courses do not include any business process and procedure information but do provide the pre-requisite knowledge necessary to move into the Role-Based Task Training Curriculum. The projected timing of delivery for MIDAS Basic Navigation is </w:t>
      </w:r>
      <w:r w:rsidRPr="00AB4393">
        <w:rPr>
          <w:b/>
        </w:rPr>
        <w:t xml:space="preserve">7-8 weeks prior to </w:t>
      </w:r>
      <w:r>
        <w:rPr>
          <w:b/>
        </w:rPr>
        <w:t>G</w:t>
      </w:r>
      <w:r w:rsidRPr="00AB4393">
        <w:rPr>
          <w:b/>
        </w:rPr>
        <w:t>o-live</w:t>
      </w:r>
      <w:r>
        <w:t>.</w:t>
      </w:r>
    </w:p>
    <w:p w:rsidR="00D351B8" w:rsidRDefault="00D351B8" w:rsidP="00D351B8">
      <w:pPr>
        <w:pStyle w:val="USDAHeading3"/>
        <w:numPr>
          <w:ilvl w:val="2"/>
          <w:numId w:val="1"/>
        </w:numPr>
        <w:ind w:left="0" w:firstLine="0"/>
      </w:pPr>
      <w:bookmarkStart w:id="132" w:name="_Toc326514557"/>
      <w:bookmarkStart w:id="133" w:name="_Toc335924064"/>
      <w:r>
        <w:t>Role-Based Task Training</w:t>
      </w:r>
      <w:bookmarkEnd w:id="132"/>
      <w:bookmarkEnd w:id="133"/>
    </w:p>
    <w:p w:rsidR="00D351B8" w:rsidRDefault="00D351B8" w:rsidP="00D351B8">
      <w:pPr>
        <w:pStyle w:val="USDABody"/>
      </w:pPr>
      <w:r>
        <w:t xml:space="preserve">Role-based task training is designed to prepare the end users to execute the business processes in the MIDAS applications. The courses are designed to give the users an opportunity to learn the system transactions by learning the business processes, viewing the procedure steps in a transaction, and executing the transactions in both simulated and live </w:t>
      </w:r>
      <w:r w:rsidR="002A50AC">
        <w:t>environments. A</w:t>
      </w:r>
      <w:r w:rsidR="005C04BA">
        <w:t xml:space="preserve"> comprehensive list of Role-Based Task Training courses is located in Appendix </w:t>
      </w:r>
      <w:r w:rsidR="00CD75A4">
        <w:t>E</w:t>
      </w:r>
      <w:r w:rsidR="005C04BA">
        <w:t xml:space="preserve">. </w:t>
      </w:r>
      <w:r w:rsidR="00F01550">
        <w:t xml:space="preserve"> </w:t>
      </w:r>
      <w:r w:rsidR="002A50AC">
        <w:t>T</w:t>
      </w:r>
      <w:r>
        <w:t>he To-Be Process Designs and System Role Definitions</w:t>
      </w:r>
      <w:r w:rsidR="002A50AC">
        <w:t xml:space="preserve"> will be reviewed periodically </w:t>
      </w:r>
      <w:r>
        <w:t xml:space="preserve">to assist in the </w:t>
      </w:r>
      <w:r w:rsidR="002A50AC">
        <w:t>developing the detailed learning objectives of the</w:t>
      </w:r>
      <w:r>
        <w:t xml:space="preserve"> Role-Based Task Training curriculum.</w:t>
      </w:r>
    </w:p>
    <w:p w:rsidR="00D351B8" w:rsidRDefault="00D351B8" w:rsidP="00D351B8">
      <w:pPr>
        <w:pStyle w:val="USDABody"/>
      </w:pPr>
      <w:r>
        <w:t>While the specific content of the Role-Based Task Training classes will vary based on the nature of the subject matter to be taught, all Role-Based Task Training courses will be designed to:</w:t>
      </w:r>
    </w:p>
    <w:p w:rsidR="00D351B8" w:rsidRDefault="00D351B8" w:rsidP="00D351B8">
      <w:pPr>
        <w:pStyle w:val="USDABullet1"/>
      </w:pPr>
      <w:r>
        <w:t>Concentrate on tasks that end users will need to perform immediately</w:t>
      </w:r>
      <w:r w:rsidR="00A53540">
        <w:t>.</w:t>
      </w:r>
    </w:p>
    <w:p w:rsidR="00D351B8" w:rsidRDefault="00D351B8" w:rsidP="00D351B8">
      <w:pPr>
        <w:pStyle w:val="USDABullet1"/>
      </w:pPr>
      <w:r>
        <w:t>Progress from easy to more difficult tasks</w:t>
      </w:r>
      <w:r w:rsidR="00A53540">
        <w:t>.</w:t>
      </w:r>
    </w:p>
    <w:p w:rsidR="00D351B8" w:rsidRDefault="00D351B8" w:rsidP="00D351B8">
      <w:pPr>
        <w:pStyle w:val="USDABullet1"/>
      </w:pPr>
      <w:r>
        <w:t>Include exercises that guide the end users through each task</w:t>
      </w:r>
      <w:r w:rsidR="00A53540">
        <w:t>.</w:t>
      </w:r>
    </w:p>
    <w:p w:rsidR="00D351B8" w:rsidRDefault="00D351B8" w:rsidP="00D351B8">
      <w:pPr>
        <w:pStyle w:val="USDABullet1"/>
      </w:pPr>
      <w:r>
        <w:lastRenderedPageBreak/>
        <w:t>Accommodated a natural, logistical progression from one exercise to the next</w:t>
      </w:r>
      <w:r w:rsidR="00A53540">
        <w:t>.</w:t>
      </w:r>
    </w:p>
    <w:p w:rsidR="00D351B8" w:rsidRDefault="00D351B8" w:rsidP="00D351B8">
      <w:pPr>
        <w:pStyle w:val="USDABullet1"/>
      </w:pPr>
      <w:r>
        <w:t>Gradually release the end users to perform tasks without instructor guidance</w:t>
      </w:r>
      <w:r w:rsidR="00A53540">
        <w:t>.</w:t>
      </w:r>
    </w:p>
    <w:p w:rsidR="00D351B8" w:rsidRDefault="00D351B8" w:rsidP="00D351B8">
      <w:pPr>
        <w:pStyle w:val="USDABody"/>
      </w:pPr>
      <w:r>
        <w:t>Each course is developed modularly so that specific sections can be pulled together into a single role-based course covering only the functionality that role will use. For example, Program Technicians will attend training that will focus specifically on the tasks Program Technicians will perform, but County Executive Direct</w:t>
      </w:r>
      <w:r w:rsidR="00B51A0D">
        <w:t>ors</w:t>
      </w:r>
      <w:r>
        <w:t xml:space="preserve"> will get their own </w:t>
      </w:r>
      <w:r w:rsidR="00B51A0D">
        <w:t>instruction as a break out during ILT</w:t>
      </w:r>
      <w:r>
        <w:t xml:space="preserve"> and may cover some of the same topics. At the completion of Role-Based Task Training, users will have the required knowledge to execute their jobs in the new environment. </w:t>
      </w:r>
    </w:p>
    <w:p w:rsidR="00D351B8" w:rsidRDefault="00D351B8" w:rsidP="00D351B8">
      <w:pPr>
        <w:pStyle w:val="USDABody"/>
      </w:pPr>
      <w:r>
        <w:t xml:space="preserve">The projected timing of delivery for Role-Based Task Training courses is </w:t>
      </w:r>
      <w:r>
        <w:rPr>
          <w:b/>
        </w:rPr>
        <w:t>1-8 weeks prior to G</w:t>
      </w:r>
      <w:r w:rsidRPr="00AB4393">
        <w:rPr>
          <w:b/>
        </w:rPr>
        <w:t>o-liv</w:t>
      </w:r>
      <w:r w:rsidRPr="002A50AC">
        <w:rPr>
          <w:b/>
        </w:rPr>
        <w:t>e</w:t>
      </w:r>
      <w:r w:rsidR="00D36C82">
        <w:rPr>
          <w:b/>
        </w:rPr>
        <w:t>.</w:t>
      </w:r>
    </w:p>
    <w:p w:rsidR="00D351B8" w:rsidRDefault="00D351B8" w:rsidP="00D351B8">
      <w:pPr>
        <w:pStyle w:val="USDABody"/>
      </w:pPr>
      <w:r>
        <w:t>Each role-based training course will include teaching users how to use their performance support tools, namely:</w:t>
      </w:r>
    </w:p>
    <w:p w:rsidR="00D351B8" w:rsidRDefault="00D351B8" w:rsidP="00D351B8">
      <w:pPr>
        <w:pStyle w:val="USDABullet1"/>
      </w:pPr>
      <w:r>
        <w:t>Context sensitive help – Help documentation (procedure steps) for completing an SAP transaction in a window that is “always on top” of the active SAP screen</w:t>
      </w:r>
      <w:r w:rsidR="00A53540">
        <w:t>.</w:t>
      </w:r>
    </w:p>
    <w:p w:rsidR="00D351B8" w:rsidRDefault="00D351B8" w:rsidP="00D351B8">
      <w:pPr>
        <w:pStyle w:val="USDABullet1"/>
      </w:pPr>
      <w:r>
        <w:t>Simulations in Demonstration mode</w:t>
      </w:r>
      <w:r w:rsidR="00A53540">
        <w:t>.</w:t>
      </w:r>
    </w:p>
    <w:p w:rsidR="00D351B8" w:rsidRDefault="00D351B8" w:rsidP="00D351B8">
      <w:pPr>
        <w:pStyle w:val="USDABullet1"/>
      </w:pPr>
      <w:r>
        <w:t>Simulations in Interactive mode</w:t>
      </w:r>
      <w:r w:rsidR="00A53540">
        <w:t>.</w:t>
      </w:r>
    </w:p>
    <w:p w:rsidR="00D351B8" w:rsidRDefault="00D351B8" w:rsidP="00D351B8">
      <w:pPr>
        <w:pStyle w:val="USDABullet1"/>
      </w:pPr>
      <w:r>
        <w:t>Quick Reference Guides / Job Aids</w:t>
      </w:r>
      <w:r w:rsidR="00A53540">
        <w:t>.</w:t>
      </w:r>
    </w:p>
    <w:p w:rsidR="00D351B8" w:rsidRDefault="00D351B8" w:rsidP="00D351B8">
      <w:pPr>
        <w:pStyle w:val="USDABullet1"/>
      </w:pPr>
      <w:r>
        <w:t>MIDAS Training Support website</w:t>
      </w:r>
      <w:r w:rsidR="00A53540">
        <w:t>.</w:t>
      </w:r>
    </w:p>
    <w:p w:rsidR="00D351B8" w:rsidRDefault="00D351B8" w:rsidP="00D351B8">
      <w:pPr>
        <w:pStyle w:val="USDABody"/>
      </w:pPr>
      <w:r>
        <w:t>To support continuous learning beyond formal classroom training, we will review feedback from end user training (before go-live) and the Help Desk (after go-live) and schedule additional refresher training sessions. These sessions may take the form of scheduled practice time, district or office-specific change implication discussions, and follow up procedure workshops focused on providing additional time in a facilitated environment to address end user questions and concerns.</w:t>
      </w:r>
    </w:p>
    <w:p w:rsidR="00D351B8" w:rsidRDefault="00D351B8" w:rsidP="00D351B8">
      <w:pPr>
        <w:pStyle w:val="USDAHeading3"/>
        <w:numPr>
          <w:ilvl w:val="2"/>
          <w:numId w:val="1"/>
        </w:numPr>
        <w:ind w:left="0" w:firstLine="0"/>
      </w:pPr>
      <w:bookmarkStart w:id="134" w:name="_Toc326514558"/>
      <w:bookmarkStart w:id="135" w:name="_Toc335924065"/>
      <w:r>
        <w:t>Executive Training</w:t>
      </w:r>
      <w:bookmarkEnd w:id="134"/>
      <w:bookmarkEnd w:id="135"/>
    </w:p>
    <w:p w:rsidR="00D351B8" w:rsidRDefault="00D351B8" w:rsidP="00D351B8">
      <w:pPr>
        <w:pStyle w:val="USDABody"/>
      </w:pPr>
      <w:r>
        <w:t xml:space="preserve">The intended audience for Executive Training includes State Executive Directors, </w:t>
      </w:r>
      <w:r w:rsidR="00B51A0D">
        <w:t>Administrative staff</w:t>
      </w:r>
      <w:r>
        <w:t xml:space="preserve"> and DC office Farm Program Division Directors for FSA end user changes. </w:t>
      </w:r>
    </w:p>
    <w:p w:rsidR="00D351B8" w:rsidRDefault="00D351B8" w:rsidP="00D351B8">
      <w:pPr>
        <w:pStyle w:val="USDABody"/>
      </w:pPr>
      <w:r>
        <w:t>Executives with a moderate to high number of system roles will be encouraged to take regular Role-Based Task Training. The assumption is that Executives will participate in Communication team activities and complete MIDAS Basic Navigation training to obtain a basic understanding of the business processes impacted by the MIDAS project.</w:t>
      </w:r>
    </w:p>
    <w:p w:rsidR="00CB3068" w:rsidRDefault="00CB3068" w:rsidP="00CB3068">
      <w:pPr>
        <w:pStyle w:val="USDAHeading1"/>
      </w:pPr>
      <w:bookmarkStart w:id="136" w:name="_Toc307916706"/>
      <w:bookmarkStart w:id="137" w:name="_Toc335924066"/>
      <w:r>
        <w:t>End User Training Development Process</w:t>
      </w:r>
      <w:bookmarkEnd w:id="136"/>
      <w:bookmarkEnd w:id="137"/>
    </w:p>
    <w:p w:rsidR="00CB3068" w:rsidRDefault="00CB3068" w:rsidP="00CB3068">
      <w:pPr>
        <w:pStyle w:val="USDABody"/>
      </w:pPr>
      <w:r>
        <w:t xml:space="preserve">The first step in the training development process is the development of a detailed set of templates and standards for each of the components of the course materials. Once these templates and standards are complete, the course development process will be presented by the </w:t>
      </w:r>
      <w:r>
        <w:lastRenderedPageBreak/>
        <w:t xml:space="preserve">MIDAS SI Training </w:t>
      </w:r>
      <w:r w:rsidR="009E7F5F">
        <w:t xml:space="preserve">Team </w:t>
      </w:r>
      <w:r>
        <w:t>in a Course Development Workshop. The workshop is intended to ensure consistency in the course materials development and delivery.</w:t>
      </w:r>
    </w:p>
    <w:p w:rsidR="00CB3068" w:rsidRDefault="00CB3068" w:rsidP="00CB3068">
      <w:pPr>
        <w:pStyle w:val="USDABody"/>
      </w:pPr>
      <w:r>
        <w:t>A critical input to training development is the process and system information that is documented by the Functional team. This includes documentation of business process flows, business process activities, work steps and change implications in Solution Manager, and business process procedures using uPerform. These will be used as the base information for the course materials.</w:t>
      </w:r>
    </w:p>
    <w:p w:rsidR="00CB3068" w:rsidRDefault="00CB3068" w:rsidP="00CB3068">
      <w:pPr>
        <w:pStyle w:val="USDAHeading2"/>
      </w:pPr>
      <w:bookmarkStart w:id="138" w:name="_Toc307916707"/>
      <w:bookmarkStart w:id="139" w:name="_Toc335924067"/>
      <w:r>
        <w:t>Overview of Course Components</w:t>
      </w:r>
      <w:bookmarkEnd w:id="138"/>
      <w:bookmarkEnd w:id="139"/>
    </w:p>
    <w:p w:rsidR="00CB3068" w:rsidRDefault="00CB3068" w:rsidP="00CB3068">
      <w:pPr>
        <w:pStyle w:val="USDABody"/>
      </w:pPr>
      <w:r>
        <w:t>There are multiple components of instructional materials that make up a full suite of information needed to conduct training classes. These include:</w:t>
      </w:r>
    </w:p>
    <w:p w:rsidR="00CB3068" w:rsidRDefault="00CB3068" w:rsidP="00CB3068">
      <w:pPr>
        <w:pStyle w:val="USDABullet1"/>
      </w:pPr>
      <w:r>
        <w:rPr>
          <w:noProof/>
        </w:rPr>
        <w:drawing>
          <wp:anchor distT="0" distB="0" distL="114300" distR="114300" simplePos="0" relativeHeight="251660288" behindDoc="0" locked="0" layoutInCell="1" allowOverlap="1">
            <wp:simplePos x="0" y="0"/>
            <wp:positionH relativeFrom="column">
              <wp:posOffset>3252470</wp:posOffset>
            </wp:positionH>
            <wp:positionV relativeFrom="paragraph">
              <wp:posOffset>97790</wp:posOffset>
            </wp:positionV>
            <wp:extent cx="2998470" cy="2393950"/>
            <wp:effectExtent l="19050" t="0" r="0" b="0"/>
            <wp:wrapSquare wrapText="bothSides"/>
            <wp:docPr id="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2998470" cy="2393950"/>
                    </a:xfrm>
                    <a:prstGeom prst="rect">
                      <a:avLst/>
                    </a:prstGeom>
                  </pic:spPr>
                </pic:pic>
              </a:graphicData>
            </a:graphic>
          </wp:anchor>
        </w:drawing>
      </w:r>
      <w:r w:rsidR="00F31D09">
        <w:rPr>
          <w:noProof/>
        </w:rPr>
        <w:pict>
          <v:shapetype id="_x0000_t202" coordsize="21600,21600" o:spt="202" path="m,l,21600r21600,l21600,xe">
            <v:stroke joinstyle="miter"/>
            <v:path gradientshapeok="t" o:connecttype="rect"/>
          </v:shapetype>
          <v:shape id="Text Box 4" o:spid="_x0000_s1026" type="#_x0000_t202" style="position:absolute;left:0;text-align:left;margin-left:254.15pt;margin-top:200.7pt;width:236.1pt;height:25.65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" stroked="f">
            <v:textbox style="mso-fit-shape-to-text:t" inset="0,0,0,0">
              <w:txbxContent>
                <w:p w:rsidR="009C36E9" w:rsidRPr="0021079F" w:rsidRDefault="009C36E9" w:rsidP="00CB3068">
                  <w:pPr>
                    <w:pStyle w:val="Caption"/>
                    <w:rPr>
                      <w:iCs/>
                      <w:noProof/>
                      <w:sz w:val="24"/>
                      <w:szCs w:val="24"/>
                    </w:rPr>
                  </w:pPr>
                  <w:bookmarkStart w:id="140" w:name="_Toc307916767"/>
                  <w:bookmarkStart w:id="141" w:name="_Toc332932127"/>
                  <w:r>
                    <w:t xml:space="preserve">Figure </w:t>
                  </w:r>
                  <w:fldSimple w:instr=" SEQ Figure \* ARABIC ">
                    <w:r>
                      <w:rPr>
                        <w:noProof/>
                      </w:rPr>
                      <w:t>5</w:t>
                    </w:r>
                  </w:fldSimple>
                  <w:r>
                    <w:t>: Overview of Course Components</w:t>
                  </w:r>
                  <w:bookmarkEnd w:id="140"/>
                  <w:bookmarkEnd w:id="141"/>
                </w:p>
              </w:txbxContent>
            </v:textbox>
            <w10:wrap type="square"/>
          </v:shape>
        </w:pict>
      </w:r>
      <w:r>
        <w:t>Course outlines</w:t>
      </w:r>
      <w:r w:rsidR="00A53540">
        <w:t>.</w:t>
      </w:r>
    </w:p>
    <w:p w:rsidR="00CB3068" w:rsidRDefault="00CB3068" w:rsidP="00CB3068">
      <w:pPr>
        <w:pStyle w:val="USDABullet1"/>
      </w:pPr>
      <w:r>
        <w:t>Instructor guides / Course PowerPoint</w:t>
      </w:r>
      <w:r w:rsidR="00A53540">
        <w:t>.</w:t>
      </w:r>
    </w:p>
    <w:p w:rsidR="00CB3068" w:rsidRDefault="00CB3068" w:rsidP="00CB3068">
      <w:pPr>
        <w:pStyle w:val="USDABullet1"/>
      </w:pPr>
      <w:r>
        <w:t>Trainer Notes</w:t>
      </w:r>
      <w:r w:rsidR="00A53540">
        <w:t>.</w:t>
      </w:r>
    </w:p>
    <w:p w:rsidR="00CB3068" w:rsidRDefault="00CB3068" w:rsidP="00CB3068">
      <w:pPr>
        <w:pStyle w:val="USDABullet1"/>
      </w:pPr>
      <w:r>
        <w:t>Business process procedures</w:t>
      </w:r>
      <w:r w:rsidR="00A53540">
        <w:t>.</w:t>
      </w:r>
    </w:p>
    <w:p w:rsidR="00CB3068" w:rsidRDefault="00CB3068" w:rsidP="00CB3068">
      <w:pPr>
        <w:pStyle w:val="USDABullet1"/>
      </w:pPr>
      <w:r>
        <w:t>Transaction simulations</w:t>
      </w:r>
      <w:r w:rsidR="00A53540">
        <w:t>.</w:t>
      </w:r>
    </w:p>
    <w:p w:rsidR="00CB3068" w:rsidRDefault="00CB3068" w:rsidP="00CB3068">
      <w:pPr>
        <w:pStyle w:val="USDABullet1"/>
      </w:pPr>
      <w:r>
        <w:t>Participant exercise guides</w:t>
      </w:r>
      <w:r w:rsidR="00A53540">
        <w:t>.</w:t>
      </w:r>
    </w:p>
    <w:p w:rsidR="00CB3068" w:rsidRDefault="00CB3068" w:rsidP="00CB3068">
      <w:pPr>
        <w:pStyle w:val="USDABullet1"/>
      </w:pPr>
      <w:r>
        <w:t>SAP data in a live training system</w:t>
      </w:r>
      <w:r w:rsidR="00A53540">
        <w:t>.</w:t>
      </w:r>
    </w:p>
    <w:p w:rsidR="00CB3068" w:rsidRDefault="00CB3068" w:rsidP="00CB3068">
      <w:pPr>
        <w:pStyle w:val="USDABullet1"/>
      </w:pPr>
      <w:r>
        <w:t>Quick reference guides / job aids</w:t>
      </w:r>
      <w:r w:rsidR="00A53540">
        <w:t>.</w:t>
      </w:r>
    </w:p>
    <w:p w:rsidR="00CB3068" w:rsidRDefault="00CB3068" w:rsidP="00CB3068">
      <w:pPr>
        <w:pStyle w:val="USDABullet1"/>
      </w:pPr>
      <w:r>
        <w:t>Web Base Training course materials</w:t>
      </w:r>
      <w:r w:rsidR="00A53540">
        <w:t>.</w:t>
      </w:r>
    </w:p>
    <w:p w:rsidR="00CB3068" w:rsidRDefault="00CB3068" w:rsidP="00CB3068">
      <w:pPr>
        <w:pStyle w:val="USDABody"/>
      </w:pPr>
    </w:p>
    <w:p w:rsidR="00CB3068" w:rsidRDefault="00CB3068" w:rsidP="00CB3068">
      <w:pPr>
        <w:pStyle w:val="USDABody"/>
      </w:pPr>
    </w:p>
    <w:p w:rsidR="00CB3068" w:rsidRDefault="00CB3068" w:rsidP="00CB3068">
      <w:pPr>
        <w:pStyle w:val="USDABody"/>
      </w:pPr>
      <w:r>
        <w:t>Each of these components is described in more details in the following sections, and the diagram above provides an overview of how these components fit together.</w:t>
      </w:r>
    </w:p>
    <w:p w:rsidR="00CB3068" w:rsidRDefault="00CB3068" w:rsidP="00CB3068">
      <w:pPr>
        <w:pStyle w:val="USDAHeading3"/>
      </w:pPr>
      <w:bookmarkStart w:id="142" w:name="_Toc307916708"/>
      <w:bookmarkStart w:id="143" w:name="_Toc335924068"/>
      <w:r>
        <w:t>Course Outlines</w:t>
      </w:r>
      <w:bookmarkEnd w:id="142"/>
      <w:bookmarkEnd w:id="143"/>
    </w:p>
    <w:p w:rsidR="00CB3068" w:rsidRDefault="00CB3068" w:rsidP="00CB3068">
      <w:pPr>
        <w:pStyle w:val="USDABody"/>
      </w:pPr>
      <w:r>
        <w:t>The course outline will validate information captured in the course curriculum and additional detail regarding the content of the course and course structure. Information from the course outline is used to develop the course, provide background information to the instructor and supply content for the AgLearn listing. The course outline includes:</w:t>
      </w:r>
    </w:p>
    <w:p w:rsidR="00CB3068" w:rsidRDefault="00CB3068" w:rsidP="00CB3068">
      <w:pPr>
        <w:pStyle w:val="USDABullet1"/>
      </w:pPr>
      <w:r>
        <w:t>Course title</w:t>
      </w:r>
      <w:r w:rsidR="00A53540">
        <w:t>.</w:t>
      </w:r>
    </w:p>
    <w:p w:rsidR="00CB3068" w:rsidRDefault="00CB3068" w:rsidP="00CB3068">
      <w:pPr>
        <w:pStyle w:val="USDABullet1"/>
      </w:pPr>
      <w:r>
        <w:t>Target audience</w:t>
      </w:r>
      <w:r w:rsidR="00A53540">
        <w:t>.</w:t>
      </w:r>
    </w:p>
    <w:p w:rsidR="00CB3068" w:rsidRDefault="00CB3068" w:rsidP="00CB3068">
      <w:pPr>
        <w:pStyle w:val="USDABullet1"/>
      </w:pPr>
      <w:r>
        <w:t>Duration (Estimate)</w:t>
      </w:r>
      <w:r w:rsidR="00A53540">
        <w:t>.</w:t>
      </w:r>
    </w:p>
    <w:p w:rsidR="00CB3068" w:rsidRDefault="00CB3068" w:rsidP="00CB3068">
      <w:pPr>
        <w:pStyle w:val="USDABullet1"/>
      </w:pPr>
      <w:r>
        <w:t>Delivery method(s)</w:t>
      </w:r>
      <w:r w:rsidR="00A53540">
        <w:t>.</w:t>
      </w:r>
    </w:p>
    <w:p w:rsidR="00CB3068" w:rsidRDefault="00CB3068" w:rsidP="00CB3068">
      <w:pPr>
        <w:pStyle w:val="USDABullet1"/>
      </w:pPr>
      <w:r>
        <w:lastRenderedPageBreak/>
        <w:t>Prerequisites</w:t>
      </w:r>
      <w:r w:rsidR="00A53540">
        <w:t>.</w:t>
      </w:r>
    </w:p>
    <w:p w:rsidR="00CB3068" w:rsidRDefault="00CB3068" w:rsidP="00CB3068">
      <w:pPr>
        <w:pStyle w:val="USDABullet1"/>
      </w:pPr>
      <w:r>
        <w:t>Course purpose and learning objectives</w:t>
      </w:r>
      <w:r w:rsidR="00A53540">
        <w:t>.</w:t>
      </w:r>
    </w:p>
    <w:p w:rsidR="00CB3068" w:rsidRDefault="00CB3068" w:rsidP="00CB3068">
      <w:pPr>
        <w:pStyle w:val="USDABullet1"/>
      </w:pPr>
      <w:r>
        <w:t>Outline of course content by module</w:t>
      </w:r>
      <w:r w:rsidR="00A53540">
        <w:t>.</w:t>
      </w:r>
    </w:p>
    <w:p w:rsidR="00CB3068" w:rsidRDefault="00CB3068" w:rsidP="00CB3068">
      <w:pPr>
        <w:pStyle w:val="USDABullet1"/>
      </w:pPr>
      <w:r>
        <w:t>Terms and concepts</w:t>
      </w:r>
      <w:r w:rsidR="00A53540">
        <w:t>.</w:t>
      </w:r>
    </w:p>
    <w:p w:rsidR="00CB3068" w:rsidRDefault="00CB3068" w:rsidP="00CB3068">
      <w:pPr>
        <w:pStyle w:val="USDABullet1"/>
      </w:pPr>
      <w:r>
        <w:t>MIDAS transactions and/or reports applicable to the course</w:t>
      </w:r>
      <w:r w:rsidR="00A53540">
        <w:t>.</w:t>
      </w:r>
    </w:p>
    <w:p w:rsidR="00CB3068" w:rsidRDefault="00CB3068" w:rsidP="00CB3068">
      <w:pPr>
        <w:pStyle w:val="USDAHeading3"/>
      </w:pPr>
      <w:bookmarkStart w:id="144" w:name="_Toc307916709"/>
      <w:bookmarkStart w:id="145" w:name="_Toc335924069"/>
      <w:r>
        <w:t>Instructor Guides / Course PowerPoint</w:t>
      </w:r>
      <w:bookmarkEnd w:id="144"/>
      <w:bookmarkEnd w:id="145"/>
    </w:p>
    <w:p w:rsidR="00CB3068" w:rsidRDefault="00CB3068" w:rsidP="00CB3068">
      <w:pPr>
        <w:pStyle w:val="USDABody"/>
      </w:pPr>
      <w:r>
        <w:t xml:space="preserve">Instructor guides provide the structure and areas of emphasis to help guide the trainer and participants, and show the integration of the business processes and functional roles. This approach allows the end user to understand the big picture before they learn specific MIDAS transactions and also serve as a visual reinforcement of key points. </w:t>
      </w:r>
    </w:p>
    <w:p w:rsidR="00CB3068" w:rsidRDefault="00CB3068" w:rsidP="00CB3068">
      <w:pPr>
        <w:pStyle w:val="USDABody"/>
      </w:pPr>
      <w:r>
        <w:t>Instructor guides will be created in PowerPoint. The materials specify what must be learned and include the course content and instructional activities, such as transaction guides, hands-on exercises, and lesson reviews. Ins</w:t>
      </w:r>
      <w:r w:rsidR="004C7BE3">
        <w:t>tructor guides are intended to:</w:t>
      </w:r>
    </w:p>
    <w:p w:rsidR="00CB3068" w:rsidRDefault="00CB3068" w:rsidP="00CB3068">
      <w:pPr>
        <w:pStyle w:val="USDABullet1"/>
      </w:pPr>
      <w:r>
        <w:t>Provide the basis for training</w:t>
      </w:r>
      <w:r w:rsidR="00A53540">
        <w:t>.</w:t>
      </w:r>
    </w:p>
    <w:p w:rsidR="00CB3068" w:rsidRDefault="00CB3068" w:rsidP="00CB3068">
      <w:pPr>
        <w:pStyle w:val="USDABullet1"/>
      </w:pPr>
      <w:r>
        <w:t>Serve as a reference guide for performing tasks/transactions</w:t>
      </w:r>
      <w:r w:rsidR="00A53540">
        <w:t>.</w:t>
      </w:r>
    </w:p>
    <w:p w:rsidR="00CB3068" w:rsidRDefault="00CB3068" w:rsidP="00CB3068">
      <w:pPr>
        <w:pStyle w:val="USDABullet1"/>
      </w:pPr>
      <w:r>
        <w:t>Reduce trainer anxiety by providing a scripted course</w:t>
      </w:r>
      <w:r w:rsidR="00A53540">
        <w:t>.</w:t>
      </w:r>
    </w:p>
    <w:p w:rsidR="00CB3068" w:rsidRDefault="00CB3068" w:rsidP="00CB3068">
      <w:pPr>
        <w:pStyle w:val="USDABullet1"/>
      </w:pPr>
      <w:r>
        <w:t>Enhance the communication process</w:t>
      </w:r>
      <w:r w:rsidR="00A53540">
        <w:t>.</w:t>
      </w:r>
    </w:p>
    <w:p w:rsidR="00CB3068" w:rsidRDefault="00CB3068" w:rsidP="00CB3068">
      <w:pPr>
        <w:pStyle w:val="USDABody"/>
      </w:pPr>
      <w:r>
        <w:t>The instructor guide will be designed to give the users the following information:</w:t>
      </w:r>
    </w:p>
    <w:p w:rsidR="00CB3068" w:rsidRDefault="00CB3068" w:rsidP="00CB3068">
      <w:pPr>
        <w:pStyle w:val="USDABullet1"/>
      </w:pPr>
      <w:r>
        <w:t>Key Terms and Concepts</w:t>
      </w:r>
      <w:r w:rsidR="00A53540">
        <w:t>.</w:t>
      </w:r>
    </w:p>
    <w:p w:rsidR="00CB3068" w:rsidRDefault="00CB3068" w:rsidP="00CB3068">
      <w:pPr>
        <w:pStyle w:val="USDABullet1"/>
      </w:pPr>
      <w:r>
        <w:t>New business processes, presented in a manner to provide longevity of course shelf-life</w:t>
      </w:r>
      <w:r w:rsidR="00A53540">
        <w:t>.</w:t>
      </w:r>
    </w:p>
    <w:p w:rsidR="00CB3068" w:rsidRDefault="00CB3068" w:rsidP="00CB3068">
      <w:pPr>
        <w:pStyle w:val="USDABullet1"/>
      </w:pPr>
      <w:r>
        <w:t>Business Process Flow Diagrams</w:t>
      </w:r>
      <w:r w:rsidR="00A53540">
        <w:t>.</w:t>
      </w:r>
    </w:p>
    <w:p w:rsidR="00CB3068" w:rsidRDefault="00CB3068" w:rsidP="00CB3068">
      <w:pPr>
        <w:pStyle w:val="USDABullet1"/>
      </w:pPr>
      <w:r>
        <w:t>Demonstrations and Exercise scenarios</w:t>
      </w:r>
      <w:r w:rsidR="00A53540">
        <w:t>.</w:t>
      </w:r>
    </w:p>
    <w:p w:rsidR="00CB3068" w:rsidRDefault="00CB3068" w:rsidP="00CB3068">
      <w:pPr>
        <w:pStyle w:val="USDABullet1"/>
      </w:pPr>
      <w:r>
        <w:t>Review Questions and Answers</w:t>
      </w:r>
      <w:r w:rsidR="00A53540">
        <w:t>.</w:t>
      </w:r>
    </w:p>
    <w:p w:rsidR="00CB3068" w:rsidRDefault="00CB3068" w:rsidP="00CB3068">
      <w:pPr>
        <w:pStyle w:val="USDAHeading3"/>
      </w:pPr>
      <w:bookmarkStart w:id="146" w:name="_Toc307916710"/>
      <w:bookmarkStart w:id="147" w:name="_Toc335924070"/>
      <w:r>
        <w:t>Instructor Notes</w:t>
      </w:r>
      <w:bookmarkEnd w:id="146"/>
      <w:bookmarkEnd w:id="147"/>
    </w:p>
    <w:p w:rsidR="00CB3068" w:rsidRDefault="00CB3068" w:rsidP="00CB3068">
      <w:pPr>
        <w:pStyle w:val="USDABody"/>
      </w:pPr>
      <w:r>
        <w:t>Course presentations will be supplemented with trainer notes created in the notes section of the PowerPoint with guidance to the trainer on how to present each section, suggested timing of each section, and more detailed information on the conceptual components of the course.</w:t>
      </w:r>
    </w:p>
    <w:p w:rsidR="00CB3068" w:rsidRDefault="00CB3068" w:rsidP="00CB3068">
      <w:pPr>
        <w:pStyle w:val="USDAHeading3"/>
      </w:pPr>
      <w:bookmarkStart w:id="148" w:name="_Toc307916711"/>
      <w:bookmarkStart w:id="149" w:name="_Toc335924071"/>
      <w:r>
        <w:t>Business Process Procedures (BPPs)</w:t>
      </w:r>
      <w:bookmarkEnd w:id="148"/>
      <w:bookmarkEnd w:id="149"/>
    </w:p>
    <w:p w:rsidR="00CB3068" w:rsidRDefault="00CB3068" w:rsidP="00CB3068">
      <w:pPr>
        <w:pStyle w:val="USDABody"/>
      </w:pPr>
      <w:r>
        <w:t xml:space="preserve">The Functional team members use the uPerform tool to create BPPs for the system tasks that are in scope for the MIDAS project. BPPs are the main component from which training is built. Therefore, BPPs must contain not only the step-by-step instructions on how to complete a transaction, but they must contain FSA specific information. In addition, all variations of a </w:t>
      </w:r>
      <w:r>
        <w:lastRenderedPageBreak/>
        <w:t>transaction must be included in the BPPs.</w:t>
      </w:r>
    </w:p>
    <w:p w:rsidR="00CB3068" w:rsidRDefault="00CB3068" w:rsidP="00CB3068">
      <w:pPr>
        <w:pStyle w:val="USDABody"/>
      </w:pPr>
      <w:r>
        <w:t>The BPPs provide the step-by-step instructions for end users to complete the exercise in class. The BPPs will be deployed on the MIDAS Help site and will serve as performance support during class and post Go-live.</w:t>
      </w:r>
    </w:p>
    <w:p w:rsidR="00CB3068" w:rsidRDefault="00CB3068" w:rsidP="00CB3068">
      <w:pPr>
        <w:pStyle w:val="USDAHeading3"/>
      </w:pPr>
      <w:bookmarkStart w:id="150" w:name="_Toc307916712"/>
      <w:bookmarkStart w:id="151" w:name="_Toc335924072"/>
      <w:r>
        <w:t>Transaction Simulations</w:t>
      </w:r>
      <w:bookmarkEnd w:id="150"/>
      <w:bookmarkEnd w:id="151"/>
    </w:p>
    <w:p w:rsidR="00CB3068" w:rsidRDefault="00CB3068" w:rsidP="00CB3068">
      <w:pPr>
        <w:pStyle w:val="USDABody"/>
      </w:pPr>
      <w:r>
        <w:t>Simulations are recordings in uPerform of transactions that are presented to the user as a string of screen prints that appear as a simulated system environment. Simulations provide production-like exercises that mirror the MIDAS user experience (tasks, data environment). Hands-on practice improves knowledge retention and post go-live users can review simulations for refresher training.</w:t>
      </w:r>
    </w:p>
    <w:p w:rsidR="00CB3068" w:rsidRDefault="00CB3068" w:rsidP="00CB3068">
      <w:pPr>
        <w:pStyle w:val="USDABody"/>
      </w:pPr>
      <w:r>
        <w:t>Simulations can be displayed in up to four different modes:</w:t>
      </w:r>
    </w:p>
    <w:p w:rsidR="00CB3068" w:rsidRDefault="00CB3068" w:rsidP="00CB3068">
      <w:pPr>
        <w:pStyle w:val="USDABullet1"/>
      </w:pPr>
      <w:r>
        <w:t>Auto Playback – Users can view the steps executed as though they were watching someone execute the transaction</w:t>
      </w:r>
      <w:r w:rsidR="00A53540">
        <w:t>.</w:t>
      </w:r>
    </w:p>
    <w:p w:rsidR="00CB3068" w:rsidRDefault="00CB3068" w:rsidP="00CB3068">
      <w:pPr>
        <w:pStyle w:val="USDABullet1"/>
      </w:pPr>
      <w:r>
        <w:t>Standard – Users are prompted to take specific actions in the simulation to progress through the transaction</w:t>
      </w:r>
      <w:r w:rsidR="00A53540">
        <w:t>.</w:t>
      </w:r>
    </w:p>
    <w:p w:rsidR="00CB3068" w:rsidRDefault="00CB3068" w:rsidP="00CB3068">
      <w:pPr>
        <w:pStyle w:val="USDABullet1"/>
      </w:pPr>
      <w:r>
        <w:t>Self-Test – Allows the user to attempt the task and provides guidance when an error is made</w:t>
      </w:r>
      <w:r w:rsidR="00A53540">
        <w:t>.</w:t>
      </w:r>
    </w:p>
    <w:p w:rsidR="00CB3068" w:rsidRDefault="00CB3068" w:rsidP="00CB3068">
      <w:pPr>
        <w:pStyle w:val="USDABullet1"/>
      </w:pPr>
      <w:r>
        <w:t>Assessment – Executed the same as the standard mode. The simulation will record the number of correct and incorrect steps, and assess the user’s performance at the completion of the simulation. Results can be integrated into third-party tracking applications such as AgLearn</w:t>
      </w:r>
      <w:r w:rsidR="00A53540">
        <w:t>.</w:t>
      </w:r>
    </w:p>
    <w:p w:rsidR="00CB3068" w:rsidRDefault="00CB3068" w:rsidP="00CB3068">
      <w:pPr>
        <w:pStyle w:val="USDABody"/>
      </w:pPr>
      <w:r>
        <w:t>Simulations will be used as demonstrations and exercises, limiting the need for data population in a live training environment. Simulations also support WBL and VC delivery of courses, and can be customized to each course.</w:t>
      </w:r>
    </w:p>
    <w:p w:rsidR="00CB3068" w:rsidRDefault="00CB3068" w:rsidP="00CB3068">
      <w:pPr>
        <w:pStyle w:val="USDAHeading3"/>
      </w:pPr>
      <w:bookmarkStart w:id="152" w:name="_Toc307916713"/>
      <w:bookmarkStart w:id="153" w:name="_Toc335924073"/>
      <w:r>
        <w:t>Participant Exercise Guides</w:t>
      </w:r>
      <w:bookmarkEnd w:id="152"/>
      <w:bookmarkEnd w:id="153"/>
    </w:p>
    <w:p w:rsidR="00CB3068" w:rsidRDefault="00CB3068" w:rsidP="00CB3068">
      <w:pPr>
        <w:pStyle w:val="USDABody"/>
      </w:pPr>
      <w:r>
        <w:t xml:space="preserve">Demonstrations and hands-on exercises in both simulated and live environments are the basis of the system task training. The participant exercise guides will </w:t>
      </w:r>
      <w:r w:rsidR="00E5103E">
        <w:t xml:space="preserve">be provided during training. These guides will </w:t>
      </w:r>
      <w:r>
        <w:t>include exercise scenarios that are consistent with realistic business situations for specific MIDAS business processes.</w:t>
      </w:r>
    </w:p>
    <w:p w:rsidR="00CB3068" w:rsidRDefault="00CB3068" w:rsidP="00CB3068">
      <w:pPr>
        <w:pStyle w:val="USDABody"/>
      </w:pPr>
      <w:r>
        <w:t>Exercise Guides will be developed in Microsoft Word and include all the information necessary for the end users to complete the transactions required by the exercise. To ensure realistic scenarios, we will need input from the Functional team members</w:t>
      </w:r>
      <w:r w:rsidR="002645C6">
        <w:t>, Super Users and</w:t>
      </w:r>
      <w:r>
        <w:t xml:space="preserve"> SMEs.</w:t>
      </w:r>
    </w:p>
    <w:p w:rsidR="00CB3068" w:rsidRDefault="00CB3068" w:rsidP="00CB3068">
      <w:pPr>
        <w:pStyle w:val="USDABody"/>
      </w:pPr>
      <w:r>
        <w:t xml:space="preserve">Exercise Guides will </w:t>
      </w:r>
      <w:r w:rsidR="00E5103E">
        <w:t xml:space="preserve">also </w:t>
      </w:r>
      <w:r>
        <w:t>be saved to a PDF format and placed on the MIDAS support site</w:t>
      </w:r>
      <w:r w:rsidR="00E5103E">
        <w:t xml:space="preserve"> for future use</w:t>
      </w:r>
      <w:r>
        <w:t>.</w:t>
      </w:r>
    </w:p>
    <w:p w:rsidR="00CB3068" w:rsidRDefault="00CB3068" w:rsidP="00CB3068">
      <w:pPr>
        <w:pStyle w:val="USDAHeading3"/>
      </w:pPr>
      <w:bookmarkStart w:id="154" w:name="_Toc307916714"/>
      <w:bookmarkStart w:id="155" w:name="_Toc335924074"/>
      <w:r>
        <w:lastRenderedPageBreak/>
        <w:t>SAP Data</w:t>
      </w:r>
      <w:bookmarkEnd w:id="154"/>
      <w:bookmarkEnd w:id="155"/>
    </w:p>
    <w:p w:rsidR="00CB3068" w:rsidRDefault="00CB3068" w:rsidP="00CB3068">
      <w:pPr>
        <w:pStyle w:val="USDABody"/>
      </w:pPr>
      <w:r>
        <w:t>FSA representative data will be created in an SAP training environment and will be included in the exercise guides either in a data table or as a separate data sheet. The Training team will coordinate with the MIDAS SI development team to obfuscate the data.</w:t>
      </w:r>
    </w:p>
    <w:p w:rsidR="00CB3068" w:rsidRDefault="00CB3068" w:rsidP="00CB3068">
      <w:pPr>
        <w:pStyle w:val="USDABody"/>
      </w:pPr>
      <w:r>
        <w:t xml:space="preserve">We will use uPerform simulations for instructor demonstrations and introductory exercises. </w:t>
      </w:r>
      <w:r w:rsidR="002645C6">
        <w:t xml:space="preserve"> The simulations will </w:t>
      </w:r>
      <w:r w:rsidR="003B4082">
        <w:t xml:space="preserve">be designed to </w:t>
      </w:r>
      <w:r w:rsidR="002645C6">
        <w:t xml:space="preserve">provide an adequate training experience for the </w:t>
      </w:r>
      <w:r w:rsidR="003B4082">
        <w:t>participants</w:t>
      </w:r>
      <w:r w:rsidR="002645C6">
        <w:t xml:space="preserve"> to receive the desired </w:t>
      </w:r>
      <w:r w:rsidR="003B4082">
        <w:t>skills to perform the associated tasks</w:t>
      </w:r>
      <w:r w:rsidR="002645C6">
        <w:t xml:space="preserve">.  </w:t>
      </w:r>
      <w:r>
        <w:t xml:space="preserve">The SAP training environment will be used for hands-on exercises </w:t>
      </w:r>
      <w:r w:rsidR="00711F21">
        <w:t xml:space="preserve">conducted by instructors </w:t>
      </w:r>
      <w:r>
        <w:t xml:space="preserve">in classroom sessions and open labs. Using a simulation tool for demonstrations and exercises limits the amount of data necessary in the training environment and reduces the risk of </w:t>
      </w:r>
      <w:r w:rsidR="00632DC6">
        <w:t>irresolvable</w:t>
      </w:r>
      <w:r>
        <w:t xml:space="preserve"> user error in a virtual setting when a knowledgeable instructor is not in the same location as the participants.</w:t>
      </w:r>
    </w:p>
    <w:p w:rsidR="00CB3068" w:rsidRDefault="00CB3068" w:rsidP="00CB3068">
      <w:pPr>
        <w:pStyle w:val="USDAHeading3"/>
      </w:pPr>
      <w:bookmarkStart w:id="156" w:name="_Toc307916715"/>
      <w:bookmarkStart w:id="157" w:name="_Toc335924075"/>
      <w:r>
        <w:t>Quick Reference Guides / Job Aids</w:t>
      </w:r>
      <w:bookmarkEnd w:id="156"/>
      <w:bookmarkEnd w:id="157"/>
    </w:p>
    <w:p w:rsidR="00CB3068" w:rsidRDefault="00CB3068" w:rsidP="00CB3068">
      <w:pPr>
        <w:pStyle w:val="USDABody"/>
      </w:pPr>
      <w:r>
        <w:t>Job aids have proven very successful and popular with end users in system-based training, allowing end users to quickly work through questions and hurdles they encounter in doing their work. An example of a job aid is a hardcopy tool for a quick review of key features, options, and methods of working in the system (menu paths, office codes, etc.). Quick reference guides or job aids will be developed as required.</w:t>
      </w:r>
    </w:p>
    <w:p w:rsidR="00CB3068" w:rsidRDefault="00CB3068" w:rsidP="00CB3068">
      <w:pPr>
        <w:pStyle w:val="USDAHeading3"/>
      </w:pPr>
      <w:bookmarkStart w:id="158" w:name="_Toc307916716"/>
      <w:bookmarkStart w:id="159" w:name="_Toc335924076"/>
      <w:r>
        <w:t>Web-Based Learning Materials</w:t>
      </w:r>
      <w:bookmarkEnd w:id="158"/>
      <w:bookmarkEnd w:id="159"/>
    </w:p>
    <w:p w:rsidR="00CB3068" w:rsidRDefault="00CB3068" w:rsidP="00CB3068">
      <w:pPr>
        <w:pStyle w:val="USDABody"/>
      </w:pPr>
      <w:r>
        <w:t>Web-based learning materials are first designed in PowerPoint to outline the detailed course content as well as format, organization and effects. These decks allow a review of the content by the SMEs and course owners prior to the significant effort spent on developing the content for the web.</w:t>
      </w:r>
    </w:p>
    <w:p w:rsidR="00CB3068" w:rsidRDefault="00CB3068" w:rsidP="00CB3068">
      <w:pPr>
        <w:pStyle w:val="USDABody"/>
      </w:pPr>
      <w:r>
        <w:t>Once content is approved, it is imported into Course Avenue and converted into interactive content to be viewed in a web browser. The courses will include components of Instructor Slides, Demonstrations, and Exercises (with Simulations).</w:t>
      </w:r>
    </w:p>
    <w:p w:rsidR="00CB3068" w:rsidRDefault="00CB3068" w:rsidP="00CB3068">
      <w:pPr>
        <w:pStyle w:val="USDAHeading3"/>
      </w:pPr>
      <w:bookmarkStart w:id="160" w:name="_Toc307916717"/>
      <w:bookmarkStart w:id="161" w:name="_Toc335924077"/>
      <w:r>
        <w:t>Course Component Usage</w:t>
      </w:r>
      <w:bookmarkEnd w:id="160"/>
      <w:bookmarkEnd w:id="161"/>
    </w:p>
    <w:p w:rsidR="00CB3068" w:rsidRDefault="00CB3068" w:rsidP="00CB3068">
      <w:pPr>
        <w:pStyle w:val="USDABody"/>
      </w:pPr>
      <w:r>
        <w:t>The usage of each of these course components varies depending on the delivery method selected for each course. The table below defines which course components are developed by the Training team for each respective delivery method.</w:t>
      </w:r>
    </w:p>
    <w:p w:rsidR="00CB3068" w:rsidRDefault="00CB3068" w:rsidP="00CB3068">
      <w:pPr>
        <w:pStyle w:val="USDABody"/>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988"/>
        <w:gridCol w:w="1317"/>
        <w:gridCol w:w="1318"/>
        <w:gridCol w:w="1317"/>
        <w:gridCol w:w="1318"/>
        <w:gridCol w:w="1318"/>
      </w:tblGrid>
      <w:tr w:rsidR="00CB3068" w:rsidRPr="00EE4943" w:rsidTr="001F56A0">
        <w:trPr>
          <w:tblHeader/>
        </w:trPr>
        <w:tc>
          <w:tcPr>
            <w:tcW w:w="2988" w:type="dxa"/>
            <w:shd w:val="clear" w:color="auto" w:fill="004800"/>
          </w:tcPr>
          <w:p w:rsidR="00CB3068" w:rsidRPr="00AB4393" w:rsidRDefault="00CB3068" w:rsidP="004C7BE3">
            <w:pPr>
              <w:pStyle w:val="USDATableBody"/>
              <w:jc w:val="center"/>
              <w:rPr>
                <w:b/>
                <w:color w:val="FFFFFF" w:themeColor="background1"/>
              </w:rPr>
            </w:pPr>
            <w:r w:rsidRPr="00AB4393">
              <w:rPr>
                <w:b/>
                <w:color w:val="FFFFFF" w:themeColor="background1"/>
              </w:rPr>
              <w:t>Course Component</w:t>
            </w:r>
          </w:p>
        </w:tc>
        <w:tc>
          <w:tcPr>
            <w:tcW w:w="1317" w:type="dxa"/>
            <w:shd w:val="clear" w:color="auto" w:fill="004800"/>
          </w:tcPr>
          <w:p w:rsidR="00CB3068" w:rsidRPr="00AB4393" w:rsidRDefault="00CB3068" w:rsidP="001F56A0">
            <w:pPr>
              <w:pStyle w:val="USDATableBody"/>
              <w:jc w:val="center"/>
              <w:rPr>
                <w:b/>
                <w:color w:val="FFFFFF" w:themeColor="background1"/>
              </w:rPr>
            </w:pPr>
            <w:r w:rsidRPr="00AB4393">
              <w:rPr>
                <w:b/>
                <w:color w:val="FFFFFF" w:themeColor="background1"/>
              </w:rPr>
              <w:t>ILT</w:t>
            </w:r>
          </w:p>
        </w:tc>
        <w:tc>
          <w:tcPr>
            <w:tcW w:w="1318" w:type="dxa"/>
            <w:shd w:val="clear" w:color="auto" w:fill="004800"/>
          </w:tcPr>
          <w:p w:rsidR="00CB3068" w:rsidRPr="00AB4393" w:rsidRDefault="00CB3068" w:rsidP="001F56A0">
            <w:pPr>
              <w:pStyle w:val="USDATableBody"/>
              <w:jc w:val="center"/>
              <w:rPr>
                <w:b/>
                <w:color w:val="FFFFFF" w:themeColor="background1"/>
              </w:rPr>
            </w:pPr>
            <w:r w:rsidRPr="00AB4393">
              <w:rPr>
                <w:b/>
                <w:color w:val="FFFFFF" w:themeColor="background1"/>
              </w:rPr>
              <w:t>VC</w:t>
            </w:r>
          </w:p>
        </w:tc>
        <w:tc>
          <w:tcPr>
            <w:tcW w:w="1317" w:type="dxa"/>
            <w:shd w:val="clear" w:color="auto" w:fill="004800"/>
          </w:tcPr>
          <w:p w:rsidR="00CB3068" w:rsidRPr="00AB4393" w:rsidRDefault="00CB3068" w:rsidP="001F56A0">
            <w:pPr>
              <w:pStyle w:val="USDATableBody"/>
              <w:jc w:val="center"/>
              <w:rPr>
                <w:b/>
                <w:color w:val="FFFFFF" w:themeColor="background1"/>
              </w:rPr>
            </w:pPr>
            <w:r w:rsidRPr="00AB4393">
              <w:rPr>
                <w:b/>
                <w:color w:val="FFFFFF" w:themeColor="background1"/>
              </w:rPr>
              <w:t>ELT</w:t>
            </w:r>
          </w:p>
        </w:tc>
        <w:tc>
          <w:tcPr>
            <w:tcW w:w="1318" w:type="dxa"/>
            <w:shd w:val="clear" w:color="auto" w:fill="004800"/>
          </w:tcPr>
          <w:p w:rsidR="00CB3068" w:rsidRPr="00AB4393" w:rsidRDefault="00CB3068" w:rsidP="001F56A0">
            <w:pPr>
              <w:pStyle w:val="USDATableBody"/>
              <w:jc w:val="center"/>
              <w:rPr>
                <w:b/>
                <w:color w:val="FFFFFF" w:themeColor="background1"/>
              </w:rPr>
            </w:pPr>
            <w:r w:rsidRPr="00AB4393">
              <w:rPr>
                <w:b/>
                <w:color w:val="FFFFFF" w:themeColor="background1"/>
              </w:rPr>
              <w:t>WBL</w:t>
            </w:r>
          </w:p>
        </w:tc>
        <w:tc>
          <w:tcPr>
            <w:tcW w:w="1318" w:type="dxa"/>
            <w:shd w:val="clear" w:color="auto" w:fill="004800"/>
          </w:tcPr>
          <w:p w:rsidR="00CB3068" w:rsidRPr="00AB4393" w:rsidRDefault="00CB3068" w:rsidP="001F56A0">
            <w:pPr>
              <w:pStyle w:val="USDATableBody"/>
              <w:jc w:val="center"/>
              <w:rPr>
                <w:b/>
                <w:color w:val="FFFFFF" w:themeColor="background1"/>
              </w:rPr>
            </w:pPr>
            <w:r w:rsidRPr="00AB4393">
              <w:rPr>
                <w:b/>
                <w:color w:val="FFFFFF" w:themeColor="background1"/>
              </w:rPr>
              <w:t>Facilitated Workshop</w:t>
            </w:r>
          </w:p>
        </w:tc>
      </w:tr>
      <w:tr w:rsidR="00CB3068" w:rsidRPr="00EE4943" w:rsidTr="001F56A0">
        <w:tc>
          <w:tcPr>
            <w:tcW w:w="2988" w:type="dxa"/>
          </w:tcPr>
          <w:p w:rsidR="00CB3068" w:rsidRPr="00EE4943" w:rsidRDefault="00CB3068" w:rsidP="004C7BE3">
            <w:pPr>
              <w:pStyle w:val="USDATableBody"/>
              <w:jc w:val="left"/>
            </w:pPr>
            <w:r w:rsidRPr="00EE4943">
              <w:t>Course Outlines</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r>
      <w:tr w:rsidR="00CB3068" w:rsidRPr="00EE4943" w:rsidTr="001F56A0">
        <w:tc>
          <w:tcPr>
            <w:tcW w:w="2988" w:type="dxa"/>
          </w:tcPr>
          <w:p w:rsidR="00CB3068" w:rsidRPr="00EE4943" w:rsidRDefault="00CB3068" w:rsidP="004C7BE3">
            <w:pPr>
              <w:pStyle w:val="USDATableBody"/>
              <w:jc w:val="left"/>
            </w:pPr>
            <w:r w:rsidRPr="00EE4943">
              <w:t>Instructor Guides</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7" w:type="dxa"/>
          </w:tcPr>
          <w:p w:rsidR="00CB3068" w:rsidRPr="00EE4943" w:rsidRDefault="00CB3068" w:rsidP="001F56A0">
            <w:pPr>
              <w:pStyle w:val="USDATableBody"/>
            </w:pPr>
          </w:p>
        </w:tc>
        <w:tc>
          <w:tcPr>
            <w:tcW w:w="1318" w:type="dxa"/>
          </w:tcPr>
          <w:p w:rsidR="00CB3068" w:rsidRPr="00EE4943" w:rsidRDefault="00CB3068" w:rsidP="001F56A0">
            <w:pPr>
              <w:pStyle w:val="USDATableBody"/>
            </w:pPr>
          </w:p>
        </w:tc>
        <w:tc>
          <w:tcPr>
            <w:tcW w:w="1318" w:type="dxa"/>
          </w:tcPr>
          <w:p w:rsidR="00CB3068" w:rsidRPr="00EE4943" w:rsidRDefault="00CB3068" w:rsidP="001F56A0">
            <w:pPr>
              <w:pStyle w:val="USDATableBody"/>
            </w:pPr>
            <w:r w:rsidRPr="00EE4943">
              <w:t>X</w:t>
            </w:r>
          </w:p>
        </w:tc>
      </w:tr>
      <w:tr w:rsidR="00CB3068" w:rsidRPr="00EE4943" w:rsidTr="001F56A0">
        <w:tc>
          <w:tcPr>
            <w:tcW w:w="2988" w:type="dxa"/>
          </w:tcPr>
          <w:p w:rsidR="00CB3068" w:rsidRPr="00EE4943" w:rsidRDefault="00CB3068" w:rsidP="004C7BE3">
            <w:pPr>
              <w:pStyle w:val="USDATableBody"/>
              <w:jc w:val="left"/>
            </w:pPr>
            <w:r w:rsidRPr="00EE4943">
              <w:t>Participant Exercise Guides</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7" w:type="dxa"/>
          </w:tcPr>
          <w:p w:rsidR="00CB3068" w:rsidRPr="00EE4943" w:rsidRDefault="00CB3068" w:rsidP="001F56A0">
            <w:pPr>
              <w:pStyle w:val="USDATableBody"/>
            </w:pPr>
          </w:p>
        </w:tc>
        <w:tc>
          <w:tcPr>
            <w:tcW w:w="1318" w:type="dxa"/>
          </w:tcPr>
          <w:p w:rsidR="00CB3068" w:rsidRPr="00EE4943" w:rsidRDefault="00CB3068" w:rsidP="001F56A0">
            <w:pPr>
              <w:pStyle w:val="USDATableBody"/>
            </w:pPr>
          </w:p>
        </w:tc>
        <w:tc>
          <w:tcPr>
            <w:tcW w:w="1318" w:type="dxa"/>
          </w:tcPr>
          <w:p w:rsidR="00CB3068" w:rsidRPr="00EE4943" w:rsidRDefault="00CB3068" w:rsidP="001F56A0">
            <w:pPr>
              <w:pStyle w:val="USDATableBody"/>
            </w:pPr>
            <w:r w:rsidRPr="00EE4943">
              <w:t>X</w:t>
            </w:r>
          </w:p>
        </w:tc>
      </w:tr>
      <w:tr w:rsidR="00CB3068" w:rsidRPr="00EE4943" w:rsidTr="001F56A0">
        <w:tc>
          <w:tcPr>
            <w:tcW w:w="2988" w:type="dxa"/>
          </w:tcPr>
          <w:p w:rsidR="00CB3068" w:rsidRPr="00EE4943" w:rsidRDefault="00CB3068" w:rsidP="004C7BE3">
            <w:pPr>
              <w:pStyle w:val="USDATableBody"/>
              <w:jc w:val="left"/>
            </w:pPr>
            <w:r w:rsidRPr="00EE4943">
              <w:lastRenderedPageBreak/>
              <w:t>SAP Data in a live training system</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p>
        </w:tc>
        <w:tc>
          <w:tcPr>
            <w:tcW w:w="1317" w:type="dxa"/>
          </w:tcPr>
          <w:p w:rsidR="00CB3068" w:rsidRPr="00EE4943" w:rsidRDefault="00CB3068" w:rsidP="001F56A0">
            <w:pPr>
              <w:pStyle w:val="USDATableBody"/>
            </w:pPr>
          </w:p>
        </w:tc>
        <w:tc>
          <w:tcPr>
            <w:tcW w:w="1318" w:type="dxa"/>
          </w:tcPr>
          <w:p w:rsidR="00CB3068" w:rsidRPr="00EE4943" w:rsidRDefault="00CB3068" w:rsidP="001F56A0">
            <w:pPr>
              <w:pStyle w:val="USDATableBody"/>
            </w:pPr>
          </w:p>
        </w:tc>
        <w:tc>
          <w:tcPr>
            <w:tcW w:w="1318" w:type="dxa"/>
          </w:tcPr>
          <w:p w:rsidR="00CB3068" w:rsidRPr="00EE4943" w:rsidRDefault="00CB3068" w:rsidP="001F56A0">
            <w:pPr>
              <w:pStyle w:val="USDATableBody"/>
            </w:pPr>
            <w:r w:rsidRPr="00EE4943">
              <w:t>X</w:t>
            </w:r>
          </w:p>
        </w:tc>
      </w:tr>
      <w:tr w:rsidR="00CB3068" w:rsidRPr="00EE4943" w:rsidTr="001F56A0">
        <w:tc>
          <w:tcPr>
            <w:tcW w:w="2988" w:type="dxa"/>
          </w:tcPr>
          <w:p w:rsidR="00CB3068" w:rsidRPr="00EE4943" w:rsidRDefault="00CB3068" w:rsidP="004C7BE3">
            <w:pPr>
              <w:pStyle w:val="USDATableBody"/>
              <w:jc w:val="left"/>
            </w:pPr>
            <w:r w:rsidRPr="00EE4943">
              <w:t>BPPs</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p>
        </w:tc>
        <w:tc>
          <w:tcPr>
            <w:tcW w:w="1318" w:type="dxa"/>
          </w:tcPr>
          <w:p w:rsidR="00CB3068" w:rsidRPr="00EE4943" w:rsidRDefault="00CB3068" w:rsidP="001F56A0">
            <w:pPr>
              <w:pStyle w:val="USDATableBody"/>
            </w:pPr>
            <w:r w:rsidRPr="00EE4943">
              <w:t>X</w:t>
            </w:r>
          </w:p>
        </w:tc>
      </w:tr>
      <w:tr w:rsidR="00CB3068" w:rsidRPr="00EE4943" w:rsidTr="001F56A0">
        <w:tc>
          <w:tcPr>
            <w:tcW w:w="2988" w:type="dxa"/>
          </w:tcPr>
          <w:p w:rsidR="00CB3068" w:rsidRPr="00EE4943" w:rsidRDefault="00CB3068" w:rsidP="004C7BE3">
            <w:pPr>
              <w:pStyle w:val="USDATableBody"/>
              <w:jc w:val="left"/>
            </w:pPr>
            <w:r w:rsidRPr="00EE4943">
              <w:t xml:space="preserve">Transaction simulations </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r>
      <w:tr w:rsidR="00CB3068" w:rsidRPr="00EE4943" w:rsidTr="001F56A0">
        <w:tc>
          <w:tcPr>
            <w:tcW w:w="2988" w:type="dxa"/>
          </w:tcPr>
          <w:p w:rsidR="00CB3068" w:rsidRPr="00EE4943" w:rsidRDefault="00CB3068" w:rsidP="004C7BE3">
            <w:pPr>
              <w:pStyle w:val="USDATableBody"/>
              <w:jc w:val="left"/>
            </w:pPr>
            <w:r w:rsidRPr="00EE4943">
              <w:t>Quick reference guides / job aids</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7"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pPr>
            <w:r w:rsidRPr="00EE4943">
              <w:t>X</w:t>
            </w:r>
          </w:p>
        </w:tc>
      </w:tr>
      <w:tr w:rsidR="00CB3068" w:rsidRPr="00EE4943" w:rsidTr="001F56A0">
        <w:tc>
          <w:tcPr>
            <w:tcW w:w="2988" w:type="dxa"/>
          </w:tcPr>
          <w:p w:rsidR="00CB3068" w:rsidRPr="00EE4943" w:rsidRDefault="00CB3068" w:rsidP="004C7BE3">
            <w:pPr>
              <w:pStyle w:val="USDATableBody"/>
              <w:jc w:val="left"/>
            </w:pPr>
            <w:r w:rsidRPr="00EE4943">
              <w:t>Web Based Training Course Materials</w:t>
            </w:r>
          </w:p>
        </w:tc>
        <w:tc>
          <w:tcPr>
            <w:tcW w:w="1317" w:type="dxa"/>
          </w:tcPr>
          <w:p w:rsidR="00CB3068" w:rsidRPr="00EE4943" w:rsidRDefault="006B7396" w:rsidP="001F56A0">
            <w:pPr>
              <w:pStyle w:val="USDATableBody"/>
            </w:pPr>
            <w:r>
              <w:t>X</w:t>
            </w:r>
          </w:p>
        </w:tc>
        <w:tc>
          <w:tcPr>
            <w:tcW w:w="1318" w:type="dxa"/>
          </w:tcPr>
          <w:p w:rsidR="00CB3068" w:rsidRPr="00EE4943" w:rsidRDefault="00CB3068" w:rsidP="001F56A0">
            <w:pPr>
              <w:pStyle w:val="USDATableBody"/>
            </w:pPr>
          </w:p>
        </w:tc>
        <w:tc>
          <w:tcPr>
            <w:tcW w:w="1317" w:type="dxa"/>
          </w:tcPr>
          <w:p w:rsidR="00CB3068" w:rsidRPr="00EE4943" w:rsidRDefault="00CB3068" w:rsidP="001F56A0">
            <w:pPr>
              <w:pStyle w:val="USDATableBody"/>
            </w:pPr>
          </w:p>
        </w:tc>
        <w:tc>
          <w:tcPr>
            <w:tcW w:w="1318" w:type="dxa"/>
          </w:tcPr>
          <w:p w:rsidR="00CB3068" w:rsidRPr="00EE4943" w:rsidRDefault="00CB3068" w:rsidP="001F56A0">
            <w:pPr>
              <w:pStyle w:val="USDATableBody"/>
            </w:pPr>
            <w:r w:rsidRPr="00EE4943">
              <w:t>X</w:t>
            </w:r>
          </w:p>
        </w:tc>
        <w:tc>
          <w:tcPr>
            <w:tcW w:w="1318" w:type="dxa"/>
          </w:tcPr>
          <w:p w:rsidR="00CB3068" w:rsidRPr="00EE4943" w:rsidRDefault="00CB3068" w:rsidP="001F56A0">
            <w:pPr>
              <w:pStyle w:val="USDATableBody"/>
              <w:keepNext/>
            </w:pPr>
          </w:p>
        </w:tc>
      </w:tr>
    </w:tbl>
    <w:p w:rsidR="00CB3068" w:rsidRDefault="00CB3068" w:rsidP="00CB3068">
      <w:pPr>
        <w:pStyle w:val="Caption"/>
      </w:pPr>
      <w:bookmarkStart w:id="162" w:name="_Toc307916778"/>
      <w:bookmarkStart w:id="163" w:name="_Toc332932137"/>
      <w:r>
        <w:t xml:space="preserve">Table </w:t>
      </w:r>
      <w:r w:rsidR="00F31D09">
        <w:fldChar w:fldCharType="begin"/>
      </w:r>
      <w:r>
        <w:instrText xml:space="preserve"> SEQ Table \* ARABIC </w:instrText>
      </w:r>
      <w:r w:rsidR="00F31D09">
        <w:fldChar w:fldCharType="separate"/>
      </w:r>
      <w:r w:rsidR="001C6371">
        <w:rPr>
          <w:noProof/>
        </w:rPr>
        <w:t>7</w:t>
      </w:r>
      <w:r w:rsidR="00F31D09">
        <w:fldChar w:fldCharType="end"/>
      </w:r>
      <w:r>
        <w:t>: Course Component Usage</w:t>
      </w:r>
      <w:bookmarkEnd w:id="162"/>
      <w:bookmarkEnd w:id="163"/>
    </w:p>
    <w:p w:rsidR="00CB3068" w:rsidRDefault="00CB3068" w:rsidP="00CB3068">
      <w:pPr>
        <w:pStyle w:val="USDAHeading3"/>
      </w:pPr>
      <w:bookmarkStart w:id="164" w:name="_Toc307916718"/>
      <w:bookmarkStart w:id="165" w:name="_Toc335924078"/>
      <w:r>
        <w:t>Sample ILT Course Structure</w:t>
      </w:r>
      <w:bookmarkEnd w:id="164"/>
      <w:bookmarkEnd w:id="165"/>
    </w:p>
    <w:p w:rsidR="00CB3068" w:rsidRDefault="00CB3068" w:rsidP="00CB3068">
      <w:pPr>
        <w:pStyle w:val="USDABody"/>
      </w:pPr>
      <w:r>
        <w:t>By organizing courses into discrete modules that some or all audiences will take, it is easier to manage and tailor the training program. A modular approach accounts for differences in job responsibilities, tailors training to what end users need to know and allows for customization of course materials for specific audiences.</w:t>
      </w:r>
    </w:p>
    <w:p w:rsidR="00CB3068" w:rsidRDefault="00CB3068" w:rsidP="00CB3068">
      <w:pPr>
        <w:pStyle w:val="USDABody"/>
      </w:pPr>
      <w:r>
        <w:t>The graphic below is used to provide an example of how the various training components are used to create an Instructor Led Training course:</w:t>
      </w:r>
    </w:p>
    <w:p w:rsidR="00CB3068" w:rsidRDefault="00CB3068" w:rsidP="00CB3068">
      <w:pPr>
        <w:pStyle w:val="USDABody"/>
        <w:keepNext/>
        <w:jc w:val="center"/>
      </w:pPr>
      <w:r w:rsidRPr="008E1765">
        <w:rPr>
          <w:noProof/>
        </w:rPr>
        <w:drawing>
          <wp:inline distT="0" distB="0" distL="0" distR="0">
            <wp:extent cx="4954361" cy="4000457"/>
            <wp:effectExtent l="19050" t="0" r="0" b="0"/>
            <wp:docPr id="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4959208" cy="4004371"/>
                    </a:xfrm>
                    <a:prstGeom prst="rect">
                      <a:avLst/>
                    </a:prstGeom>
                  </pic:spPr>
                </pic:pic>
              </a:graphicData>
            </a:graphic>
          </wp:inline>
        </w:drawing>
      </w:r>
    </w:p>
    <w:p w:rsidR="00CB3068" w:rsidRDefault="00CB3068" w:rsidP="00CB3068">
      <w:pPr>
        <w:pStyle w:val="Caption"/>
      </w:pPr>
      <w:bookmarkStart w:id="166" w:name="_Toc307916768"/>
      <w:bookmarkStart w:id="167" w:name="_Toc332932128"/>
      <w:r>
        <w:t xml:space="preserve">Figure </w:t>
      </w:r>
      <w:r w:rsidR="00F31D09">
        <w:fldChar w:fldCharType="begin"/>
      </w:r>
      <w:r>
        <w:instrText xml:space="preserve"> SEQ Figure \* ARABIC </w:instrText>
      </w:r>
      <w:r w:rsidR="00F31D09">
        <w:fldChar w:fldCharType="separate"/>
      </w:r>
      <w:r w:rsidR="001C6371">
        <w:rPr>
          <w:noProof/>
        </w:rPr>
        <w:t>6</w:t>
      </w:r>
      <w:r w:rsidR="00F31D09">
        <w:fldChar w:fldCharType="end"/>
      </w:r>
      <w:r>
        <w:t>: Sample ILT Course Structure</w:t>
      </w:r>
      <w:bookmarkEnd w:id="166"/>
      <w:bookmarkEnd w:id="167"/>
    </w:p>
    <w:p w:rsidR="00CB3068" w:rsidRDefault="00CB3068" w:rsidP="00CB3068">
      <w:pPr>
        <w:pStyle w:val="USDABody"/>
      </w:pPr>
      <w:r>
        <w:lastRenderedPageBreak/>
        <w:t>It is important to note that simulations will be used as instructor demonstrations and simulated exercises throughout the course modules. Participants will only perform exercises in the SAP training environment during the Practice Session portion of the course. There are several advantages to this course structure:</w:t>
      </w:r>
    </w:p>
    <w:p w:rsidR="00CB3068" w:rsidRDefault="00CB3068" w:rsidP="00CB3068">
      <w:pPr>
        <w:pStyle w:val="USDABullet1"/>
      </w:pPr>
      <w:r>
        <w:t>Provides reusable demonstrations for instructor and exercises for end users</w:t>
      </w:r>
      <w:r w:rsidR="008D1149">
        <w:t>.</w:t>
      </w:r>
    </w:p>
    <w:p w:rsidR="00CB3068" w:rsidRDefault="00CB3068" w:rsidP="00CB3068">
      <w:pPr>
        <w:pStyle w:val="USDABullet1"/>
      </w:pPr>
      <w:r>
        <w:t>Ensures that consistent information is delivered to users during instructor demonstrations</w:t>
      </w:r>
      <w:r w:rsidR="008D1149">
        <w:t>.</w:t>
      </w:r>
    </w:p>
    <w:p w:rsidR="00CB3068" w:rsidRDefault="00CB3068" w:rsidP="00CB3068">
      <w:pPr>
        <w:pStyle w:val="USDABullet1"/>
      </w:pPr>
      <w:r>
        <w:t>Reduces the amount of data required in the SAP training environment</w:t>
      </w:r>
      <w:r w:rsidR="008D1149">
        <w:t>.</w:t>
      </w:r>
    </w:p>
    <w:p w:rsidR="00CB3068" w:rsidRDefault="00CB3068" w:rsidP="00CB3068">
      <w:pPr>
        <w:pStyle w:val="USDABullet1"/>
      </w:pPr>
      <w:r>
        <w:t>Addresses all types of learners: visual, auditory, kinesthetic</w:t>
      </w:r>
      <w:r w:rsidR="008D1149">
        <w:t>.</w:t>
      </w:r>
    </w:p>
    <w:p w:rsidR="00CB3068" w:rsidRDefault="00CB3068" w:rsidP="00CB3068">
      <w:pPr>
        <w:pStyle w:val="USDABullet1"/>
      </w:pPr>
      <w:r>
        <w:t>Builds the users confidence by slowly building knowledge and comfort in the SAP application</w:t>
      </w:r>
      <w:r w:rsidR="008D1149">
        <w:t>.</w:t>
      </w:r>
    </w:p>
    <w:p w:rsidR="00CB3068" w:rsidRDefault="00CB3068" w:rsidP="00CB3068">
      <w:pPr>
        <w:pStyle w:val="USDAHeading3"/>
      </w:pPr>
      <w:bookmarkStart w:id="168" w:name="_Toc307916719"/>
      <w:bookmarkStart w:id="169" w:name="_Toc335924079"/>
      <w:r>
        <w:t>Quality Review Process</w:t>
      </w:r>
      <w:bookmarkEnd w:id="168"/>
      <w:bookmarkEnd w:id="169"/>
    </w:p>
    <w:p w:rsidR="00CB3068" w:rsidRDefault="00CB3068" w:rsidP="00CB3068">
      <w:pPr>
        <w:pStyle w:val="USDABody"/>
      </w:pPr>
      <w:r>
        <w:t>Accurate training materials are critical for training end users on the system. To help ensure high quality training materials, we will employ a Quality Review process to evaluate all training materials (including course outlines) for instructional integrity, technical accuracy, and usability.</w:t>
      </w:r>
    </w:p>
    <w:p w:rsidR="00CB3068" w:rsidRDefault="00CB3068" w:rsidP="00CB3068">
      <w:pPr>
        <w:pStyle w:val="USDABody"/>
      </w:pPr>
      <w:r>
        <w:t xml:space="preserve">All training materials created by the MIDAS </w:t>
      </w:r>
      <w:r w:rsidR="007F0A94">
        <w:t xml:space="preserve">SI </w:t>
      </w:r>
      <w:r>
        <w:t xml:space="preserve">Training </w:t>
      </w:r>
      <w:r w:rsidR="009E7F5F">
        <w:t>T</w:t>
      </w:r>
      <w:r>
        <w:t>eam will be reviewed using the following three-step Quality Review process:</w:t>
      </w:r>
    </w:p>
    <w:tbl>
      <w:tblPr>
        <w:tblW w:w="95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60"/>
        <w:gridCol w:w="2120"/>
        <w:gridCol w:w="2412"/>
        <w:gridCol w:w="4684"/>
      </w:tblGrid>
      <w:tr w:rsidR="00CB3068" w:rsidRPr="00EE4943" w:rsidTr="001F56A0">
        <w:trPr>
          <w:cantSplit/>
          <w:tblHeader/>
        </w:trPr>
        <w:tc>
          <w:tcPr>
            <w:tcW w:w="360" w:type="dxa"/>
            <w:shd w:val="clear" w:color="auto" w:fill="004800"/>
          </w:tcPr>
          <w:p w:rsidR="00CB3068" w:rsidRPr="00EE4943" w:rsidRDefault="00CB3068" w:rsidP="001F56A0">
            <w:pPr>
              <w:jc w:val="center"/>
              <w:rPr>
                <w:b/>
                <w:color w:val="FFFFFF" w:themeColor="background1"/>
              </w:rPr>
            </w:pPr>
          </w:p>
        </w:tc>
        <w:tc>
          <w:tcPr>
            <w:tcW w:w="2120" w:type="dxa"/>
            <w:shd w:val="clear" w:color="auto" w:fill="004800"/>
          </w:tcPr>
          <w:p w:rsidR="00CB3068" w:rsidRPr="00AB4393" w:rsidRDefault="00CB3068" w:rsidP="004C7BE3">
            <w:pPr>
              <w:pStyle w:val="USDATableBody"/>
              <w:jc w:val="center"/>
              <w:rPr>
                <w:b/>
                <w:color w:val="FFFFFF" w:themeColor="background1"/>
                <w:sz w:val="22"/>
              </w:rPr>
            </w:pPr>
            <w:r w:rsidRPr="00AB4393">
              <w:rPr>
                <w:b/>
                <w:color w:val="FFFFFF" w:themeColor="background1"/>
                <w:sz w:val="22"/>
                <w:szCs w:val="22"/>
              </w:rPr>
              <w:t>Review</w:t>
            </w:r>
          </w:p>
        </w:tc>
        <w:tc>
          <w:tcPr>
            <w:tcW w:w="2412" w:type="dxa"/>
            <w:shd w:val="clear" w:color="auto" w:fill="004800"/>
          </w:tcPr>
          <w:p w:rsidR="00CB3068" w:rsidRPr="00AB4393" w:rsidRDefault="00CB3068" w:rsidP="001F56A0">
            <w:pPr>
              <w:pStyle w:val="USDATableBody"/>
              <w:jc w:val="center"/>
              <w:rPr>
                <w:b/>
                <w:color w:val="FFFFFF" w:themeColor="background1"/>
                <w:sz w:val="22"/>
              </w:rPr>
            </w:pPr>
            <w:r w:rsidRPr="00AB4393">
              <w:rPr>
                <w:b/>
                <w:color w:val="FFFFFF" w:themeColor="background1"/>
                <w:sz w:val="22"/>
                <w:szCs w:val="22"/>
              </w:rPr>
              <w:t>Role</w:t>
            </w:r>
          </w:p>
        </w:tc>
        <w:tc>
          <w:tcPr>
            <w:tcW w:w="4684" w:type="dxa"/>
            <w:shd w:val="clear" w:color="auto" w:fill="004800"/>
          </w:tcPr>
          <w:p w:rsidR="00CB3068" w:rsidRPr="00835DF4" w:rsidRDefault="00CB3068" w:rsidP="001F56A0">
            <w:pPr>
              <w:pStyle w:val="USDATableBody"/>
              <w:jc w:val="center"/>
              <w:rPr>
                <w:b/>
                <w:color w:val="FFFFFF" w:themeColor="background1"/>
                <w:sz w:val="22"/>
                <w:szCs w:val="22"/>
              </w:rPr>
            </w:pPr>
            <w:r w:rsidRPr="00835DF4">
              <w:rPr>
                <w:b/>
                <w:color w:val="FFFFFF" w:themeColor="background1"/>
                <w:sz w:val="22"/>
                <w:szCs w:val="22"/>
              </w:rPr>
              <w:t>Responsibilities</w:t>
            </w:r>
          </w:p>
        </w:tc>
      </w:tr>
      <w:tr w:rsidR="00CB3068" w:rsidRPr="00EE4943" w:rsidTr="001F56A0">
        <w:trPr>
          <w:cantSplit/>
        </w:trPr>
        <w:tc>
          <w:tcPr>
            <w:tcW w:w="360" w:type="dxa"/>
          </w:tcPr>
          <w:p w:rsidR="00CB3068" w:rsidRPr="00EE4943" w:rsidRDefault="00CB3068" w:rsidP="001F56A0">
            <w:r w:rsidRPr="00EE4943">
              <w:t>1</w:t>
            </w:r>
          </w:p>
        </w:tc>
        <w:tc>
          <w:tcPr>
            <w:tcW w:w="2120" w:type="dxa"/>
          </w:tcPr>
          <w:p w:rsidR="00CB3068" w:rsidRPr="00AB4393" w:rsidRDefault="00CB3068" w:rsidP="004C7BE3">
            <w:pPr>
              <w:pStyle w:val="USDATableBody"/>
              <w:jc w:val="left"/>
            </w:pPr>
            <w:r w:rsidRPr="00AB4393">
              <w:rPr>
                <w:szCs w:val="22"/>
              </w:rPr>
              <w:t>Standards Review</w:t>
            </w:r>
          </w:p>
        </w:tc>
        <w:tc>
          <w:tcPr>
            <w:tcW w:w="2412" w:type="dxa"/>
          </w:tcPr>
          <w:p w:rsidR="00CB3068" w:rsidRPr="00AB4393" w:rsidRDefault="00CB3068" w:rsidP="001F56A0">
            <w:pPr>
              <w:pStyle w:val="USDATableBody"/>
            </w:pPr>
            <w:r w:rsidRPr="00AB4393">
              <w:rPr>
                <w:szCs w:val="22"/>
              </w:rPr>
              <w:t>Peer Review and Training Team Leads</w:t>
            </w:r>
          </w:p>
        </w:tc>
        <w:tc>
          <w:tcPr>
            <w:tcW w:w="4684" w:type="dxa"/>
          </w:tcPr>
          <w:p w:rsidR="00CB3068" w:rsidRPr="00835DF4" w:rsidRDefault="00CB3068" w:rsidP="001F56A0">
            <w:pPr>
              <w:pStyle w:val="USDATableBullet"/>
              <w:rPr>
                <w:sz w:val="20"/>
              </w:rPr>
            </w:pPr>
            <w:r w:rsidRPr="00835DF4">
              <w:rPr>
                <w:sz w:val="20"/>
              </w:rPr>
              <w:t>Overall course structure</w:t>
            </w:r>
            <w:r w:rsidR="008D1149">
              <w:rPr>
                <w:sz w:val="20"/>
              </w:rPr>
              <w:t>.</w:t>
            </w:r>
          </w:p>
          <w:p w:rsidR="00CB3068" w:rsidRPr="00835DF4" w:rsidRDefault="00CB3068" w:rsidP="001F56A0">
            <w:pPr>
              <w:pStyle w:val="USDATableBullet"/>
              <w:rPr>
                <w:sz w:val="20"/>
              </w:rPr>
            </w:pPr>
            <w:r w:rsidRPr="00835DF4">
              <w:rPr>
                <w:sz w:val="20"/>
              </w:rPr>
              <w:t>Instructional design integrity</w:t>
            </w:r>
            <w:r w:rsidR="008D1149">
              <w:rPr>
                <w:sz w:val="20"/>
              </w:rPr>
              <w:t>.</w:t>
            </w:r>
          </w:p>
          <w:p w:rsidR="00CB3068" w:rsidRPr="00835DF4" w:rsidRDefault="00CB3068" w:rsidP="001F56A0">
            <w:pPr>
              <w:pStyle w:val="USDATableBullet"/>
              <w:rPr>
                <w:sz w:val="20"/>
              </w:rPr>
            </w:pPr>
            <w:r w:rsidRPr="00835DF4">
              <w:rPr>
                <w:sz w:val="20"/>
              </w:rPr>
              <w:t>Writing style, spelling, grammar, punctuation</w:t>
            </w:r>
            <w:r w:rsidR="008D1149">
              <w:rPr>
                <w:sz w:val="20"/>
              </w:rPr>
              <w:t>.</w:t>
            </w:r>
          </w:p>
          <w:p w:rsidR="00CB3068" w:rsidRPr="00835DF4" w:rsidRDefault="00CB3068" w:rsidP="001F56A0">
            <w:pPr>
              <w:pStyle w:val="USDATableBullet"/>
              <w:rPr>
                <w:sz w:val="20"/>
              </w:rPr>
            </w:pPr>
            <w:r w:rsidRPr="00835DF4">
              <w:rPr>
                <w:sz w:val="20"/>
              </w:rPr>
              <w:t>Adherence to design, format and development standards</w:t>
            </w:r>
            <w:r w:rsidR="008D1149">
              <w:rPr>
                <w:sz w:val="20"/>
              </w:rPr>
              <w:t>.</w:t>
            </w:r>
          </w:p>
        </w:tc>
      </w:tr>
      <w:tr w:rsidR="00CB3068" w:rsidRPr="00EE4943" w:rsidTr="001F56A0">
        <w:trPr>
          <w:cantSplit/>
        </w:trPr>
        <w:tc>
          <w:tcPr>
            <w:tcW w:w="360" w:type="dxa"/>
          </w:tcPr>
          <w:p w:rsidR="00CB3068" w:rsidRPr="00EE4943" w:rsidRDefault="00CB3068" w:rsidP="001F56A0">
            <w:r w:rsidRPr="00EE4943">
              <w:t>2</w:t>
            </w:r>
          </w:p>
        </w:tc>
        <w:tc>
          <w:tcPr>
            <w:tcW w:w="2120" w:type="dxa"/>
          </w:tcPr>
          <w:p w:rsidR="00CB3068" w:rsidRPr="00AB4393" w:rsidRDefault="00CB3068" w:rsidP="004C7BE3">
            <w:pPr>
              <w:pStyle w:val="USDATableBody"/>
              <w:jc w:val="left"/>
            </w:pPr>
            <w:r w:rsidRPr="00AB4393">
              <w:rPr>
                <w:szCs w:val="22"/>
              </w:rPr>
              <w:t>SME Review</w:t>
            </w:r>
          </w:p>
        </w:tc>
        <w:tc>
          <w:tcPr>
            <w:tcW w:w="2412" w:type="dxa"/>
          </w:tcPr>
          <w:p w:rsidR="00CB3068" w:rsidRPr="00AB4393" w:rsidRDefault="00CB3068" w:rsidP="001F56A0">
            <w:pPr>
              <w:pStyle w:val="USDATableBody"/>
            </w:pPr>
            <w:r w:rsidRPr="00AB4393">
              <w:rPr>
                <w:szCs w:val="22"/>
              </w:rPr>
              <w:t>Functional team member</w:t>
            </w:r>
          </w:p>
        </w:tc>
        <w:tc>
          <w:tcPr>
            <w:tcW w:w="4684" w:type="dxa"/>
          </w:tcPr>
          <w:p w:rsidR="00CB3068" w:rsidRPr="00835DF4" w:rsidRDefault="00CB3068" w:rsidP="001F56A0">
            <w:pPr>
              <w:pStyle w:val="USDATableBullet"/>
              <w:rPr>
                <w:sz w:val="20"/>
              </w:rPr>
            </w:pPr>
            <w:r w:rsidRPr="00835DF4">
              <w:rPr>
                <w:sz w:val="20"/>
              </w:rPr>
              <w:t>Identification and thorough coverage of required content</w:t>
            </w:r>
            <w:r w:rsidR="008D1149">
              <w:rPr>
                <w:sz w:val="20"/>
              </w:rPr>
              <w:t>.</w:t>
            </w:r>
          </w:p>
          <w:p w:rsidR="00CB3068" w:rsidRPr="00835DF4" w:rsidRDefault="00CB3068" w:rsidP="001F56A0">
            <w:pPr>
              <w:pStyle w:val="USDATableBullet"/>
              <w:rPr>
                <w:sz w:val="20"/>
              </w:rPr>
            </w:pPr>
            <w:r w:rsidRPr="00835DF4">
              <w:rPr>
                <w:sz w:val="20"/>
              </w:rPr>
              <w:t>Accuracy of conceptual information, business rules, and activity/task information</w:t>
            </w:r>
            <w:r w:rsidR="008D1149">
              <w:rPr>
                <w:sz w:val="20"/>
              </w:rPr>
              <w:t>.</w:t>
            </w:r>
          </w:p>
          <w:p w:rsidR="00CB3068" w:rsidRPr="00835DF4" w:rsidRDefault="00CB3068" w:rsidP="001F56A0">
            <w:pPr>
              <w:pStyle w:val="USDATableBullet"/>
              <w:rPr>
                <w:sz w:val="20"/>
              </w:rPr>
            </w:pPr>
            <w:r w:rsidRPr="00835DF4">
              <w:rPr>
                <w:sz w:val="20"/>
              </w:rPr>
              <w:t>Appropriateness for targeted audience</w:t>
            </w:r>
            <w:r w:rsidR="008D1149">
              <w:rPr>
                <w:sz w:val="20"/>
              </w:rPr>
              <w:t>.</w:t>
            </w:r>
          </w:p>
        </w:tc>
      </w:tr>
      <w:tr w:rsidR="00CB3068" w:rsidRPr="00EE4943" w:rsidTr="001F56A0">
        <w:trPr>
          <w:cantSplit/>
        </w:trPr>
        <w:tc>
          <w:tcPr>
            <w:tcW w:w="360" w:type="dxa"/>
          </w:tcPr>
          <w:p w:rsidR="00CB3068" w:rsidRPr="00EE4943" w:rsidRDefault="00CB3068" w:rsidP="001F56A0">
            <w:r w:rsidRPr="00EE4943">
              <w:t>3</w:t>
            </w:r>
          </w:p>
        </w:tc>
        <w:tc>
          <w:tcPr>
            <w:tcW w:w="2120" w:type="dxa"/>
          </w:tcPr>
          <w:p w:rsidR="00CB3068" w:rsidRPr="00AB4393" w:rsidRDefault="00CB3068" w:rsidP="004C7BE3">
            <w:pPr>
              <w:pStyle w:val="USDATableBody"/>
              <w:jc w:val="left"/>
            </w:pPr>
            <w:r w:rsidRPr="00AB4393">
              <w:rPr>
                <w:szCs w:val="22"/>
              </w:rPr>
              <w:t>Sign-Off Review</w:t>
            </w:r>
          </w:p>
        </w:tc>
        <w:tc>
          <w:tcPr>
            <w:tcW w:w="2412" w:type="dxa"/>
          </w:tcPr>
          <w:p w:rsidR="00CB3068" w:rsidRPr="00AB4393" w:rsidRDefault="00CB3068" w:rsidP="001F56A0">
            <w:pPr>
              <w:pStyle w:val="USDATableBody"/>
            </w:pPr>
            <w:r w:rsidRPr="00AB4393">
              <w:rPr>
                <w:szCs w:val="22"/>
              </w:rPr>
              <w:t>MIDAS Functional Team Lead (Course Content Owner)</w:t>
            </w:r>
          </w:p>
        </w:tc>
        <w:tc>
          <w:tcPr>
            <w:tcW w:w="4684" w:type="dxa"/>
          </w:tcPr>
          <w:p w:rsidR="00CB3068" w:rsidRPr="00835DF4" w:rsidRDefault="00CB3068" w:rsidP="001F56A0">
            <w:pPr>
              <w:pStyle w:val="USDATableBullet"/>
              <w:rPr>
                <w:sz w:val="20"/>
              </w:rPr>
            </w:pPr>
            <w:r w:rsidRPr="00835DF4">
              <w:rPr>
                <w:sz w:val="20"/>
              </w:rPr>
              <w:t>Required content</w:t>
            </w:r>
            <w:r w:rsidR="008D1149">
              <w:rPr>
                <w:sz w:val="20"/>
              </w:rPr>
              <w:t>.</w:t>
            </w:r>
          </w:p>
          <w:p w:rsidR="00CB3068" w:rsidRPr="00835DF4" w:rsidRDefault="00CB3068" w:rsidP="001F56A0">
            <w:pPr>
              <w:pStyle w:val="USDATableBullet"/>
              <w:rPr>
                <w:sz w:val="20"/>
              </w:rPr>
            </w:pPr>
            <w:r w:rsidRPr="00835DF4">
              <w:rPr>
                <w:sz w:val="20"/>
              </w:rPr>
              <w:t>Accuracy of information</w:t>
            </w:r>
            <w:r w:rsidR="008D1149">
              <w:rPr>
                <w:sz w:val="20"/>
              </w:rPr>
              <w:t>.</w:t>
            </w:r>
          </w:p>
          <w:p w:rsidR="00CB3068" w:rsidRPr="00835DF4" w:rsidRDefault="00CB3068" w:rsidP="001F56A0">
            <w:pPr>
              <w:pStyle w:val="USDATableBullet"/>
              <w:rPr>
                <w:sz w:val="20"/>
              </w:rPr>
            </w:pPr>
            <w:r w:rsidRPr="00835DF4">
              <w:rPr>
                <w:sz w:val="20"/>
              </w:rPr>
              <w:t>Satisfaction of project and company requirements</w:t>
            </w:r>
            <w:r w:rsidR="008D1149">
              <w:rPr>
                <w:sz w:val="20"/>
              </w:rPr>
              <w:t>.</w:t>
            </w:r>
          </w:p>
          <w:p w:rsidR="00CB3068" w:rsidRPr="00835DF4" w:rsidRDefault="00CB3068" w:rsidP="001F56A0">
            <w:pPr>
              <w:pStyle w:val="USDATableBullet"/>
              <w:rPr>
                <w:sz w:val="20"/>
              </w:rPr>
            </w:pPr>
            <w:r w:rsidRPr="00835DF4">
              <w:rPr>
                <w:sz w:val="20"/>
              </w:rPr>
              <w:t xml:space="preserve">Final approval of each </w:t>
            </w:r>
            <w:proofErr w:type="gramStart"/>
            <w:r w:rsidRPr="00835DF4">
              <w:rPr>
                <w:sz w:val="20"/>
              </w:rPr>
              <w:t xml:space="preserve">course </w:t>
            </w:r>
            <w:r w:rsidR="008D1149">
              <w:rPr>
                <w:sz w:val="20"/>
              </w:rPr>
              <w:t>.</w:t>
            </w:r>
            <w:proofErr w:type="gramEnd"/>
          </w:p>
        </w:tc>
      </w:tr>
    </w:tbl>
    <w:p w:rsidR="00CB3068" w:rsidRDefault="00CB3068" w:rsidP="00CB3068">
      <w:pPr>
        <w:pStyle w:val="Caption"/>
      </w:pPr>
      <w:bookmarkStart w:id="170" w:name="_Toc307916779"/>
      <w:bookmarkStart w:id="171" w:name="_Toc332932138"/>
      <w:r>
        <w:t xml:space="preserve">Table </w:t>
      </w:r>
      <w:r w:rsidR="00F31D09">
        <w:fldChar w:fldCharType="begin"/>
      </w:r>
      <w:r>
        <w:instrText xml:space="preserve"> SEQ Table \* ARABIC </w:instrText>
      </w:r>
      <w:r w:rsidR="00F31D09">
        <w:fldChar w:fldCharType="separate"/>
      </w:r>
      <w:r w:rsidR="001C6371">
        <w:rPr>
          <w:noProof/>
        </w:rPr>
        <w:t>8</w:t>
      </w:r>
      <w:r w:rsidR="00F31D09">
        <w:fldChar w:fldCharType="end"/>
      </w:r>
      <w:r>
        <w:t>: Quality Review Process</w:t>
      </w:r>
      <w:bookmarkEnd w:id="170"/>
      <w:bookmarkEnd w:id="171"/>
    </w:p>
    <w:p w:rsidR="00CB3068" w:rsidRDefault="00CB3068" w:rsidP="00CB3068">
      <w:pPr>
        <w:pStyle w:val="USDABody"/>
      </w:pPr>
      <w:r>
        <w:t>Detailed checklists for each step in the review process will be provided to guide the reviewer in the specific areas to be evaluated</w:t>
      </w:r>
      <w:r w:rsidR="00E5103E">
        <w:t xml:space="preserve">, </w:t>
      </w:r>
      <w:proofErr w:type="gramStart"/>
      <w:r w:rsidR="00E5103E">
        <w:t>including 508 compliance</w:t>
      </w:r>
      <w:proofErr w:type="gramEnd"/>
      <w:r>
        <w:t xml:space="preserve">. These checklists must be completed and signed by the responsible reviewer. Course materials will not be reproduced or submitted to </w:t>
      </w:r>
      <w:r>
        <w:lastRenderedPageBreak/>
        <w:t>the MIDAS training site until all quality review steps are completed and signed off by the responsible reviewer.</w:t>
      </w:r>
    </w:p>
    <w:p w:rsidR="00CB3068" w:rsidRDefault="00CB3068" w:rsidP="00CB3068">
      <w:pPr>
        <w:pStyle w:val="USDAHeading3"/>
      </w:pPr>
      <w:bookmarkStart w:id="172" w:name="_Toc307916720"/>
      <w:bookmarkStart w:id="173" w:name="_Toc335924080"/>
      <w:r>
        <w:t>Integration with Other MIDAS Project Teams</w:t>
      </w:r>
      <w:bookmarkEnd w:id="172"/>
      <w:bookmarkEnd w:id="173"/>
    </w:p>
    <w:p w:rsidR="00CB3068" w:rsidRDefault="00CB3068" w:rsidP="00CB3068">
      <w:pPr>
        <w:pStyle w:val="USDABody"/>
      </w:pPr>
      <w:r>
        <w:t>The development and delivery of the MIDAS end</w:t>
      </w:r>
      <w:r w:rsidR="00D85AAA">
        <w:t>-</w:t>
      </w:r>
      <w:r>
        <w:t>user training effort will require the combined efforts of the Functional team, Technical team, Security team, extended team members, Change/Communication team</w:t>
      </w:r>
      <w:r w:rsidR="008D1149">
        <w:t>,</w:t>
      </w:r>
      <w:r>
        <w:t xml:space="preserve"> and Program Management team.</w:t>
      </w:r>
    </w:p>
    <w:p w:rsidR="00CB3068" w:rsidRDefault="00CB3068" w:rsidP="00CB3068">
      <w:pPr>
        <w:pStyle w:val="USDABody"/>
      </w:pPr>
      <w:r>
        <w:t>The following table summarizes at a high level the key activities and deliverables (from other teams) that the Training team relies upon in support of th</w:t>
      </w:r>
      <w:r w:rsidR="00D85AAA">
        <w:t>is</w:t>
      </w:r>
      <w:r>
        <w:t xml:space="preserve"> end user training program:</w:t>
      </w:r>
    </w:p>
    <w:p w:rsidR="00B14637" w:rsidRDefault="00B14637">
      <w:pPr>
        <w:spacing w:after="0" w:line="240" w:lineRule="auto"/>
        <w:rPr>
          <w:rFonts w:ascii="Times New Roman" w:eastAsia="Times New Roman" w:hAnsi="Times New Roman"/>
          <w:bCs/>
          <w:iCs/>
          <w:sz w:val="24"/>
          <w:szCs w:val="24"/>
        </w:rPr>
      </w:pPr>
      <w:r>
        <w:br w:type="page"/>
      </w:r>
    </w:p>
    <w:p w:rsidR="00CB3068" w:rsidRDefault="00CB3068" w:rsidP="00CB3068">
      <w:pPr>
        <w:pStyle w:val="USDABody"/>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30"/>
        <w:gridCol w:w="2002"/>
        <w:gridCol w:w="2003"/>
        <w:gridCol w:w="2002"/>
        <w:gridCol w:w="2003"/>
      </w:tblGrid>
      <w:tr w:rsidR="00CB3068" w:rsidRPr="00835DF4" w:rsidTr="00835DF4">
        <w:trPr>
          <w:cantSplit/>
          <w:trHeight w:val="287"/>
          <w:tblHeader/>
        </w:trPr>
        <w:tc>
          <w:tcPr>
            <w:tcW w:w="1530" w:type="dxa"/>
            <w:shd w:val="clear" w:color="auto" w:fill="004800"/>
          </w:tcPr>
          <w:p w:rsidR="00CB3068" w:rsidRPr="00835DF4" w:rsidRDefault="00CB3068" w:rsidP="004C7BE3">
            <w:pPr>
              <w:ind w:left="-108"/>
              <w:jc w:val="center"/>
              <w:rPr>
                <w:rFonts w:ascii="Times New Roman" w:hAnsi="Times New Roman"/>
                <w:b/>
                <w:color w:val="FFFFFF" w:themeColor="background1"/>
              </w:rPr>
            </w:pPr>
            <w:r w:rsidRPr="00835DF4">
              <w:rPr>
                <w:rFonts w:ascii="Times New Roman" w:hAnsi="Times New Roman"/>
                <w:b/>
                <w:color w:val="FFFFFF" w:themeColor="background1"/>
              </w:rPr>
              <w:t>Team \ Phase</w:t>
            </w:r>
          </w:p>
        </w:tc>
        <w:tc>
          <w:tcPr>
            <w:tcW w:w="2002" w:type="dxa"/>
            <w:shd w:val="clear" w:color="auto" w:fill="004800"/>
          </w:tcPr>
          <w:p w:rsidR="00CB3068" w:rsidRPr="00835DF4" w:rsidRDefault="00CB3068" w:rsidP="001F56A0">
            <w:pPr>
              <w:jc w:val="center"/>
              <w:rPr>
                <w:rFonts w:ascii="Times New Roman" w:hAnsi="Times New Roman"/>
                <w:b/>
                <w:color w:val="FFFFFF" w:themeColor="background1"/>
              </w:rPr>
            </w:pPr>
            <w:r w:rsidRPr="00835DF4">
              <w:rPr>
                <w:rFonts w:ascii="Times New Roman" w:hAnsi="Times New Roman"/>
                <w:b/>
                <w:color w:val="FFFFFF" w:themeColor="background1"/>
              </w:rPr>
              <w:t>Blueprint</w:t>
            </w:r>
          </w:p>
        </w:tc>
        <w:tc>
          <w:tcPr>
            <w:tcW w:w="2003" w:type="dxa"/>
            <w:shd w:val="clear" w:color="auto" w:fill="004800"/>
          </w:tcPr>
          <w:p w:rsidR="00CB3068" w:rsidRPr="00835DF4" w:rsidRDefault="00CB3068" w:rsidP="001F56A0">
            <w:pPr>
              <w:jc w:val="center"/>
              <w:rPr>
                <w:rFonts w:ascii="Times New Roman" w:hAnsi="Times New Roman"/>
                <w:b/>
                <w:color w:val="FFFFFF" w:themeColor="background1"/>
              </w:rPr>
            </w:pPr>
            <w:r w:rsidRPr="00835DF4">
              <w:rPr>
                <w:rFonts w:ascii="Times New Roman" w:hAnsi="Times New Roman"/>
                <w:b/>
                <w:color w:val="FFFFFF" w:themeColor="background1"/>
              </w:rPr>
              <w:t>Realization</w:t>
            </w:r>
          </w:p>
        </w:tc>
        <w:tc>
          <w:tcPr>
            <w:tcW w:w="2002" w:type="dxa"/>
            <w:shd w:val="clear" w:color="auto" w:fill="004800"/>
          </w:tcPr>
          <w:p w:rsidR="00CB3068" w:rsidRPr="00835DF4" w:rsidRDefault="00CB3068" w:rsidP="001F56A0">
            <w:pPr>
              <w:jc w:val="center"/>
              <w:rPr>
                <w:rFonts w:ascii="Times New Roman" w:hAnsi="Times New Roman"/>
                <w:b/>
                <w:color w:val="FFFFFF" w:themeColor="background1"/>
              </w:rPr>
            </w:pPr>
            <w:r w:rsidRPr="00835DF4">
              <w:rPr>
                <w:rFonts w:ascii="Times New Roman" w:hAnsi="Times New Roman"/>
                <w:b/>
                <w:color w:val="FFFFFF" w:themeColor="background1"/>
              </w:rPr>
              <w:t>Final Prep</w:t>
            </w:r>
          </w:p>
        </w:tc>
        <w:tc>
          <w:tcPr>
            <w:tcW w:w="2003" w:type="dxa"/>
            <w:shd w:val="clear" w:color="auto" w:fill="004800"/>
          </w:tcPr>
          <w:p w:rsidR="00CB3068" w:rsidRPr="00835DF4" w:rsidRDefault="00CB3068" w:rsidP="001F56A0">
            <w:pPr>
              <w:jc w:val="center"/>
              <w:rPr>
                <w:rFonts w:ascii="Times New Roman" w:hAnsi="Times New Roman"/>
                <w:b/>
                <w:color w:val="FFFFFF" w:themeColor="background1"/>
              </w:rPr>
            </w:pPr>
            <w:r w:rsidRPr="00835DF4">
              <w:rPr>
                <w:rFonts w:ascii="Times New Roman" w:hAnsi="Times New Roman"/>
                <w:b/>
                <w:color w:val="FFFFFF" w:themeColor="background1"/>
              </w:rPr>
              <w:t>Go Live &amp; Support</w:t>
            </w:r>
          </w:p>
        </w:tc>
      </w:tr>
      <w:tr w:rsidR="00CB3068" w:rsidRPr="00835DF4" w:rsidTr="00835DF4">
        <w:trPr>
          <w:cantSplit/>
          <w:trHeight w:val="1300"/>
        </w:trPr>
        <w:tc>
          <w:tcPr>
            <w:tcW w:w="1530" w:type="dxa"/>
          </w:tcPr>
          <w:p w:rsidR="00CB3068" w:rsidRPr="00835DF4" w:rsidRDefault="00CB3068" w:rsidP="004C7BE3">
            <w:pPr>
              <w:pStyle w:val="USDATableBody"/>
              <w:jc w:val="left"/>
            </w:pPr>
            <w:r w:rsidRPr="00835DF4">
              <w:t>Functional team</w:t>
            </w:r>
          </w:p>
        </w:tc>
        <w:tc>
          <w:tcPr>
            <w:tcW w:w="2002" w:type="dxa"/>
          </w:tcPr>
          <w:p w:rsidR="00CB3068" w:rsidRPr="00835DF4" w:rsidRDefault="00CB3068" w:rsidP="001F56A0">
            <w:pPr>
              <w:pStyle w:val="USDATableBullet"/>
              <w:ind w:left="432"/>
              <w:rPr>
                <w:sz w:val="20"/>
              </w:rPr>
            </w:pPr>
            <w:r w:rsidRPr="00835DF4">
              <w:rPr>
                <w:sz w:val="20"/>
              </w:rPr>
              <w:t>Business process designs in Solution Manager</w:t>
            </w:r>
          </w:p>
          <w:p w:rsidR="00CB3068" w:rsidRPr="00835DF4" w:rsidRDefault="00CB3068" w:rsidP="001F56A0">
            <w:pPr>
              <w:pStyle w:val="USDATableBullet"/>
              <w:ind w:left="432"/>
              <w:rPr>
                <w:sz w:val="20"/>
              </w:rPr>
            </w:pPr>
            <w:r w:rsidRPr="00835DF4">
              <w:rPr>
                <w:sz w:val="20"/>
              </w:rPr>
              <w:t xml:space="preserve">ARIS models </w:t>
            </w:r>
          </w:p>
        </w:tc>
        <w:tc>
          <w:tcPr>
            <w:tcW w:w="2003" w:type="dxa"/>
          </w:tcPr>
          <w:p w:rsidR="00CB3068" w:rsidRPr="00835DF4" w:rsidRDefault="00CB3068" w:rsidP="001F56A0">
            <w:pPr>
              <w:pStyle w:val="USDATableBullet"/>
              <w:ind w:left="432"/>
              <w:rPr>
                <w:sz w:val="20"/>
              </w:rPr>
            </w:pPr>
            <w:r w:rsidRPr="00835DF4">
              <w:rPr>
                <w:sz w:val="20"/>
              </w:rPr>
              <w:t>Configured system</w:t>
            </w:r>
          </w:p>
          <w:p w:rsidR="00CB3068" w:rsidRPr="00835DF4" w:rsidRDefault="00CB3068" w:rsidP="001F56A0">
            <w:pPr>
              <w:pStyle w:val="USDATableBullet"/>
              <w:ind w:left="432"/>
              <w:rPr>
                <w:sz w:val="20"/>
              </w:rPr>
            </w:pPr>
            <w:r w:rsidRPr="00835DF4">
              <w:rPr>
                <w:sz w:val="20"/>
              </w:rPr>
              <w:t>BPPs</w:t>
            </w:r>
          </w:p>
          <w:p w:rsidR="00CB3068" w:rsidRPr="00835DF4" w:rsidRDefault="00CB3068" w:rsidP="001F56A0">
            <w:pPr>
              <w:pStyle w:val="USDATableBullet"/>
              <w:ind w:left="432"/>
              <w:rPr>
                <w:sz w:val="20"/>
              </w:rPr>
            </w:pPr>
            <w:r w:rsidRPr="00835DF4">
              <w:rPr>
                <w:sz w:val="20"/>
              </w:rPr>
              <w:t>Integration testing</w:t>
            </w:r>
          </w:p>
          <w:p w:rsidR="00CB3068" w:rsidRPr="00835DF4" w:rsidRDefault="00CB3068" w:rsidP="001F56A0">
            <w:pPr>
              <w:pStyle w:val="USDATableBullet"/>
              <w:ind w:left="432"/>
              <w:rPr>
                <w:sz w:val="20"/>
              </w:rPr>
            </w:pPr>
            <w:r w:rsidRPr="00835DF4">
              <w:rPr>
                <w:sz w:val="20"/>
              </w:rPr>
              <w:t>Data in the SAP development and QA systems</w:t>
            </w:r>
          </w:p>
          <w:p w:rsidR="00CB3068" w:rsidRPr="00835DF4" w:rsidRDefault="00CB3068" w:rsidP="001F56A0">
            <w:pPr>
              <w:pStyle w:val="USDATableBullet"/>
              <w:ind w:left="432"/>
              <w:rPr>
                <w:sz w:val="20"/>
              </w:rPr>
            </w:pPr>
            <w:r w:rsidRPr="00835DF4">
              <w:rPr>
                <w:sz w:val="20"/>
              </w:rPr>
              <w:t>SME knowledge</w:t>
            </w:r>
          </w:p>
          <w:p w:rsidR="00CB3068" w:rsidRPr="00835DF4" w:rsidRDefault="00CB3068" w:rsidP="001F56A0">
            <w:pPr>
              <w:pStyle w:val="USDATableBullet"/>
              <w:ind w:left="432"/>
              <w:rPr>
                <w:sz w:val="20"/>
              </w:rPr>
            </w:pPr>
            <w:r w:rsidRPr="00835DF4">
              <w:rPr>
                <w:sz w:val="20"/>
              </w:rPr>
              <w:t>Review courseware</w:t>
            </w:r>
          </w:p>
        </w:tc>
        <w:tc>
          <w:tcPr>
            <w:tcW w:w="2002" w:type="dxa"/>
          </w:tcPr>
          <w:p w:rsidR="00CB3068" w:rsidRPr="00835DF4" w:rsidRDefault="00CB3068" w:rsidP="001F56A0">
            <w:pPr>
              <w:pStyle w:val="USDATableBullet"/>
              <w:ind w:left="432"/>
              <w:rPr>
                <w:sz w:val="20"/>
              </w:rPr>
            </w:pPr>
            <w:r w:rsidRPr="00835DF4">
              <w:rPr>
                <w:sz w:val="20"/>
              </w:rPr>
              <w:t>Training delivery</w:t>
            </w:r>
          </w:p>
          <w:p w:rsidR="00CB3068" w:rsidRPr="00835DF4" w:rsidRDefault="00CB3068" w:rsidP="001F56A0">
            <w:pPr>
              <w:pStyle w:val="USDATableBullet"/>
              <w:ind w:left="432"/>
              <w:rPr>
                <w:sz w:val="20"/>
              </w:rPr>
            </w:pPr>
            <w:r w:rsidRPr="00835DF4">
              <w:rPr>
                <w:sz w:val="20"/>
              </w:rPr>
              <w:t>Exercise development</w:t>
            </w:r>
          </w:p>
        </w:tc>
        <w:tc>
          <w:tcPr>
            <w:tcW w:w="2003" w:type="dxa"/>
          </w:tcPr>
          <w:p w:rsidR="00CB3068" w:rsidRPr="00835DF4" w:rsidRDefault="00CB3068" w:rsidP="001F56A0">
            <w:pPr>
              <w:pStyle w:val="USDATableBullet"/>
              <w:ind w:left="432"/>
              <w:rPr>
                <w:sz w:val="20"/>
              </w:rPr>
            </w:pPr>
            <w:r w:rsidRPr="00835DF4">
              <w:rPr>
                <w:sz w:val="20"/>
              </w:rPr>
              <w:t>Training delivery</w:t>
            </w:r>
          </w:p>
          <w:p w:rsidR="00CB3068" w:rsidRPr="00835DF4" w:rsidRDefault="00CB3068" w:rsidP="001F56A0">
            <w:pPr>
              <w:pStyle w:val="USDATableBullet"/>
              <w:ind w:left="432"/>
              <w:rPr>
                <w:sz w:val="20"/>
              </w:rPr>
            </w:pPr>
            <w:r w:rsidRPr="00835DF4">
              <w:rPr>
                <w:sz w:val="20"/>
              </w:rPr>
              <w:t>End user support</w:t>
            </w:r>
          </w:p>
        </w:tc>
      </w:tr>
      <w:tr w:rsidR="00CB3068" w:rsidRPr="00835DF4" w:rsidTr="00835DF4">
        <w:trPr>
          <w:cantSplit/>
          <w:trHeight w:val="1300"/>
        </w:trPr>
        <w:tc>
          <w:tcPr>
            <w:tcW w:w="1530" w:type="dxa"/>
          </w:tcPr>
          <w:p w:rsidR="00CB3068" w:rsidRPr="00835DF4" w:rsidRDefault="00CB3068" w:rsidP="004C7BE3">
            <w:pPr>
              <w:pStyle w:val="USDATableBody"/>
              <w:jc w:val="left"/>
            </w:pPr>
            <w:r w:rsidRPr="00835DF4">
              <w:t>Technical and Security team</w:t>
            </w:r>
          </w:p>
        </w:tc>
        <w:tc>
          <w:tcPr>
            <w:tcW w:w="2002" w:type="dxa"/>
          </w:tcPr>
          <w:p w:rsidR="00CB3068" w:rsidRPr="00835DF4" w:rsidRDefault="00CB3068" w:rsidP="001F56A0">
            <w:pPr>
              <w:pStyle w:val="USDATableBullet"/>
              <w:ind w:left="432"/>
              <w:rPr>
                <w:sz w:val="20"/>
              </w:rPr>
            </w:pPr>
            <w:r w:rsidRPr="00835DF4">
              <w:rPr>
                <w:sz w:val="20"/>
              </w:rPr>
              <w:t>Landscape design</w:t>
            </w:r>
          </w:p>
          <w:p w:rsidR="00CB3068" w:rsidRPr="00835DF4" w:rsidRDefault="00CB3068" w:rsidP="001F56A0">
            <w:pPr>
              <w:pStyle w:val="USDATableBullet"/>
              <w:ind w:left="432"/>
              <w:rPr>
                <w:sz w:val="20"/>
              </w:rPr>
            </w:pPr>
            <w:r w:rsidRPr="00835DF4">
              <w:rPr>
                <w:sz w:val="20"/>
              </w:rPr>
              <w:t>Role design</w:t>
            </w:r>
          </w:p>
        </w:tc>
        <w:tc>
          <w:tcPr>
            <w:tcW w:w="2003" w:type="dxa"/>
          </w:tcPr>
          <w:p w:rsidR="00CB3068" w:rsidRPr="00835DF4" w:rsidRDefault="00CB3068" w:rsidP="001F56A0">
            <w:pPr>
              <w:pStyle w:val="USDATableBullet"/>
              <w:ind w:left="432"/>
              <w:rPr>
                <w:sz w:val="20"/>
              </w:rPr>
            </w:pPr>
            <w:r w:rsidRPr="00835DF4">
              <w:rPr>
                <w:sz w:val="20"/>
              </w:rPr>
              <w:t>Training environment strategy</w:t>
            </w:r>
          </w:p>
          <w:p w:rsidR="00CB3068" w:rsidRPr="00835DF4" w:rsidRDefault="00CB3068" w:rsidP="001F56A0">
            <w:pPr>
              <w:pStyle w:val="USDATableBullet"/>
              <w:ind w:left="432"/>
              <w:rPr>
                <w:sz w:val="20"/>
              </w:rPr>
            </w:pPr>
            <w:r w:rsidRPr="00835DF4">
              <w:rPr>
                <w:sz w:val="20"/>
              </w:rPr>
              <w:t>Security profiles designed</w:t>
            </w:r>
          </w:p>
        </w:tc>
        <w:tc>
          <w:tcPr>
            <w:tcW w:w="2002" w:type="dxa"/>
          </w:tcPr>
          <w:p w:rsidR="00CB3068" w:rsidRPr="00835DF4" w:rsidRDefault="00CB3068" w:rsidP="001F56A0">
            <w:pPr>
              <w:pStyle w:val="USDATableBullet"/>
              <w:ind w:left="432"/>
              <w:rPr>
                <w:sz w:val="20"/>
              </w:rPr>
            </w:pPr>
            <w:r w:rsidRPr="00835DF4">
              <w:rPr>
                <w:sz w:val="20"/>
              </w:rPr>
              <w:t>Basis and security support</w:t>
            </w:r>
          </w:p>
          <w:p w:rsidR="00CB3068" w:rsidRPr="00835DF4" w:rsidRDefault="00CB3068" w:rsidP="001F56A0">
            <w:pPr>
              <w:pStyle w:val="USDATableBullet"/>
              <w:ind w:left="432"/>
              <w:rPr>
                <w:sz w:val="20"/>
              </w:rPr>
            </w:pPr>
            <w:r w:rsidRPr="00835DF4">
              <w:rPr>
                <w:sz w:val="20"/>
              </w:rPr>
              <w:t>Training environment</w:t>
            </w:r>
          </w:p>
        </w:tc>
        <w:tc>
          <w:tcPr>
            <w:tcW w:w="2003" w:type="dxa"/>
          </w:tcPr>
          <w:p w:rsidR="00CB3068" w:rsidRPr="00835DF4" w:rsidRDefault="00CB3068" w:rsidP="001F56A0">
            <w:pPr>
              <w:pStyle w:val="USDATableBullet"/>
              <w:ind w:left="432"/>
              <w:rPr>
                <w:sz w:val="20"/>
              </w:rPr>
            </w:pPr>
            <w:r w:rsidRPr="00835DF4">
              <w:rPr>
                <w:sz w:val="20"/>
              </w:rPr>
              <w:t>End user support</w:t>
            </w:r>
          </w:p>
        </w:tc>
      </w:tr>
      <w:tr w:rsidR="00CB3068" w:rsidRPr="00835DF4" w:rsidTr="00835DF4">
        <w:trPr>
          <w:cantSplit/>
          <w:trHeight w:val="1300"/>
        </w:trPr>
        <w:tc>
          <w:tcPr>
            <w:tcW w:w="1530" w:type="dxa"/>
          </w:tcPr>
          <w:p w:rsidR="00CB3068" w:rsidRPr="00835DF4" w:rsidRDefault="00CB3068" w:rsidP="004C7BE3">
            <w:pPr>
              <w:pStyle w:val="USDATableBody"/>
              <w:jc w:val="left"/>
            </w:pPr>
            <w:r w:rsidRPr="00835DF4">
              <w:t>Extended team members (SMEs, Trainers, etc.)</w:t>
            </w:r>
          </w:p>
        </w:tc>
        <w:tc>
          <w:tcPr>
            <w:tcW w:w="2002" w:type="dxa"/>
          </w:tcPr>
          <w:p w:rsidR="00CB3068" w:rsidRPr="00835DF4" w:rsidRDefault="00CB3068" w:rsidP="00835DF4">
            <w:pPr>
              <w:pStyle w:val="USDATableBullet"/>
              <w:numPr>
                <w:ilvl w:val="0"/>
                <w:numId w:val="0"/>
              </w:numPr>
              <w:rPr>
                <w:sz w:val="20"/>
              </w:rPr>
            </w:pPr>
          </w:p>
        </w:tc>
        <w:tc>
          <w:tcPr>
            <w:tcW w:w="2003" w:type="dxa"/>
          </w:tcPr>
          <w:p w:rsidR="00CB3068" w:rsidRPr="00835DF4" w:rsidRDefault="00CB3068" w:rsidP="001F56A0">
            <w:pPr>
              <w:pStyle w:val="USDATableBullet"/>
              <w:ind w:left="432"/>
              <w:rPr>
                <w:sz w:val="20"/>
              </w:rPr>
            </w:pPr>
            <w:r w:rsidRPr="00835DF4">
              <w:rPr>
                <w:sz w:val="20"/>
              </w:rPr>
              <w:t>SME business and process knowledge as inputs to training course materials</w:t>
            </w:r>
          </w:p>
          <w:p w:rsidR="00CB3068" w:rsidRPr="00835DF4" w:rsidRDefault="00CB3068" w:rsidP="001F56A0">
            <w:pPr>
              <w:pStyle w:val="USDATableBullet"/>
              <w:ind w:left="432"/>
              <w:rPr>
                <w:sz w:val="20"/>
              </w:rPr>
            </w:pPr>
            <w:r w:rsidRPr="00835DF4">
              <w:rPr>
                <w:sz w:val="20"/>
              </w:rPr>
              <w:t>Exercise Scenario development</w:t>
            </w:r>
          </w:p>
          <w:p w:rsidR="00CB3068" w:rsidRPr="00835DF4" w:rsidRDefault="00CB3068" w:rsidP="001F56A0">
            <w:pPr>
              <w:pStyle w:val="USDATableBullet"/>
              <w:ind w:left="432"/>
              <w:rPr>
                <w:sz w:val="20"/>
              </w:rPr>
            </w:pPr>
            <w:r w:rsidRPr="00835DF4">
              <w:rPr>
                <w:sz w:val="20"/>
              </w:rPr>
              <w:t>Role to Position Mapping</w:t>
            </w:r>
          </w:p>
          <w:p w:rsidR="00CB3068" w:rsidRPr="00835DF4" w:rsidRDefault="00CB3068" w:rsidP="001F56A0">
            <w:pPr>
              <w:pStyle w:val="USDATableBullet"/>
              <w:ind w:left="432"/>
              <w:rPr>
                <w:sz w:val="20"/>
              </w:rPr>
            </w:pPr>
            <w:r w:rsidRPr="00835DF4">
              <w:rPr>
                <w:sz w:val="20"/>
              </w:rPr>
              <w:t>Stakeholder engagement</w:t>
            </w:r>
          </w:p>
          <w:p w:rsidR="00CB3068" w:rsidRPr="00835DF4" w:rsidRDefault="00CB3068" w:rsidP="001F56A0">
            <w:pPr>
              <w:pStyle w:val="USDATableBullet"/>
              <w:ind w:left="432"/>
              <w:rPr>
                <w:sz w:val="20"/>
              </w:rPr>
            </w:pPr>
            <w:r w:rsidRPr="00835DF4">
              <w:rPr>
                <w:sz w:val="20"/>
              </w:rPr>
              <w:t xml:space="preserve">Attend Train-the-Trainer </w:t>
            </w:r>
          </w:p>
        </w:tc>
        <w:tc>
          <w:tcPr>
            <w:tcW w:w="2002" w:type="dxa"/>
          </w:tcPr>
          <w:p w:rsidR="00CB3068" w:rsidRPr="00835DF4" w:rsidRDefault="00CB3068" w:rsidP="001F56A0">
            <w:pPr>
              <w:pStyle w:val="USDATableBullet"/>
              <w:ind w:left="432"/>
              <w:rPr>
                <w:sz w:val="20"/>
              </w:rPr>
            </w:pPr>
            <w:r w:rsidRPr="00835DF4">
              <w:rPr>
                <w:sz w:val="20"/>
              </w:rPr>
              <w:t>Courseware Reviews</w:t>
            </w:r>
          </w:p>
          <w:p w:rsidR="00CB3068" w:rsidRPr="00835DF4" w:rsidRDefault="00CB3068" w:rsidP="001F56A0">
            <w:pPr>
              <w:pStyle w:val="USDATableBullet"/>
              <w:ind w:left="432"/>
              <w:rPr>
                <w:sz w:val="20"/>
              </w:rPr>
            </w:pPr>
            <w:r w:rsidRPr="00835DF4">
              <w:rPr>
                <w:sz w:val="20"/>
              </w:rPr>
              <w:t>Training Delivery</w:t>
            </w:r>
          </w:p>
          <w:p w:rsidR="00CB3068" w:rsidRPr="00835DF4" w:rsidRDefault="00CB3068" w:rsidP="001F56A0">
            <w:pPr>
              <w:pStyle w:val="USDATableBullet"/>
              <w:ind w:left="432"/>
              <w:rPr>
                <w:sz w:val="20"/>
              </w:rPr>
            </w:pPr>
          </w:p>
        </w:tc>
        <w:tc>
          <w:tcPr>
            <w:tcW w:w="2003" w:type="dxa"/>
          </w:tcPr>
          <w:p w:rsidR="00CB3068" w:rsidRPr="00835DF4" w:rsidRDefault="00CB3068" w:rsidP="001F56A0">
            <w:pPr>
              <w:pStyle w:val="USDATableBullet"/>
              <w:ind w:left="432"/>
              <w:rPr>
                <w:sz w:val="20"/>
              </w:rPr>
            </w:pPr>
            <w:r w:rsidRPr="00835DF4">
              <w:rPr>
                <w:sz w:val="20"/>
              </w:rPr>
              <w:t>End user support</w:t>
            </w:r>
          </w:p>
        </w:tc>
      </w:tr>
      <w:tr w:rsidR="00CB3068" w:rsidRPr="00835DF4" w:rsidTr="00835DF4">
        <w:trPr>
          <w:cantSplit/>
          <w:trHeight w:val="1300"/>
        </w:trPr>
        <w:tc>
          <w:tcPr>
            <w:tcW w:w="1530" w:type="dxa"/>
          </w:tcPr>
          <w:p w:rsidR="00CB3068" w:rsidRPr="00835DF4" w:rsidRDefault="00835DF4" w:rsidP="004C7BE3">
            <w:pPr>
              <w:pStyle w:val="USDATableBody"/>
              <w:jc w:val="left"/>
            </w:pPr>
            <w:r>
              <w:t xml:space="preserve">MIDAS </w:t>
            </w:r>
            <w:r w:rsidR="00CB3068" w:rsidRPr="00835DF4">
              <w:t xml:space="preserve">Organizational Change </w:t>
            </w:r>
            <w:r>
              <w:t xml:space="preserve">Management (OCM) </w:t>
            </w:r>
            <w:r w:rsidR="00CB3068" w:rsidRPr="00835DF4">
              <w:t>and Communication team</w:t>
            </w:r>
            <w:r>
              <w:t>s</w:t>
            </w:r>
          </w:p>
        </w:tc>
        <w:tc>
          <w:tcPr>
            <w:tcW w:w="2002" w:type="dxa"/>
          </w:tcPr>
          <w:p w:rsidR="00CB3068" w:rsidRPr="00835DF4" w:rsidRDefault="00CB3068" w:rsidP="001F56A0">
            <w:pPr>
              <w:pStyle w:val="USDATableBullet"/>
              <w:ind w:left="432"/>
              <w:rPr>
                <w:sz w:val="20"/>
              </w:rPr>
            </w:pPr>
            <w:r w:rsidRPr="00835DF4">
              <w:rPr>
                <w:sz w:val="20"/>
              </w:rPr>
              <w:t>Stakeholder analysis</w:t>
            </w:r>
          </w:p>
          <w:p w:rsidR="00CB3068" w:rsidRPr="00835DF4" w:rsidRDefault="00CB3068" w:rsidP="001F56A0">
            <w:pPr>
              <w:pStyle w:val="USDATableBullet"/>
              <w:ind w:left="432"/>
              <w:rPr>
                <w:sz w:val="20"/>
              </w:rPr>
            </w:pPr>
            <w:r w:rsidRPr="00835DF4">
              <w:rPr>
                <w:sz w:val="20"/>
              </w:rPr>
              <w:t>Communication plans</w:t>
            </w:r>
          </w:p>
          <w:p w:rsidR="00CB3068" w:rsidRPr="00835DF4" w:rsidRDefault="00CB3068" w:rsidP="001F56A0">
            <w:pPr>
              <w:pStyle w:val="USDATableBullet"/>
              <w:ind w:left="432"/>
              <w:rPr>
                <w:sz w:val="20"/>
              </w:rPr>
            </w:pPr>
            <w:r w:rsidRPr="00835DF4">
              <w:rPr>
                <w:sz w:val="20"/>
              </w:rPr>
              <w:t>Change readiness assessment</w:t>
            </w:r>
          </w:p>
          <w:p w:rsidR="00CB3068" w:rsidRPr="00835DF4" w:rsidRDefault="00CB3068" w:rsidP="001F56A0">
            <w:pPr>
              <w:pStyle w:val="USDATableBullet"/>
              <w:ind w:left="432"/>
              <w:rPr>
                <w:sz w:val="20"/>
              </w:rPr>
            </w:pPr>
            <w:r w:rsidRPr="00835DF4">
              <w:rPr>
                <w:sz w:val="20"/>
              </w:rPr>
              <w:t>Change Agent, network,  Executive Sponsors established</w:t>
            </w:r>
          </w:p>
        </w:tc>
        <w:tc>
          <w:tcPr>
            <w:tcW w:w="2003" w:type="dxa"/>
          </w:tcPr>
          <w:p w:rsidR="00CB3068" w:rsidRPr="00835DF4" w:rsidRDefault="00CB3068" w:rsidP="001F56A0">
            <w:pPr>
              <w:pStyle w:val="USDATableBullet"/>
              <w:ind w:left="432"/>
              <w:rPr>
                <w:sz w:val="20"/>
              </w:rPr>
            </w:pPr>
            <w:r w:rsidRPr="00835DF4">
              <w:rPr>
                <w:sz w:val="20"/>
              </w:rPr>
              <w:t>Communication Plans</w:t>
            </w:r>
          </w:p>
          <w:p w:rsidR="00CB3068" w:rsidRPr="00835DF4" w:rsidRDefault="00CB3068" w:rsidP="001F56A0">
            <w:pPr>
              <w:pStyle w:val="USDATableBullet"/>
              <w:ind w:left="432"/>
              <w:rPr>
                <w:sz w:val="20"/>
              </w:rPr>
            </w:pPr>
            <w:r w:rsidRPr="00835DF4">
              <w:rPr>
                <w:sz w:val="20"/>
              </w:rPr>
              <w:t>Change Champion network engagement</w:t>
            </w:r>
          </w:p>
          <w:p w:rsidR="00CB3068" w:rsidRPr="00835DF4" w:rsidRDefault="00CB3068" w:rsidP="001F56A0">
            <w:pPr>
              <w:pStyle w:val="USDATableBullet"/>
              <w:ind w:left="432"/>
              <w:rPr>
                <w:sz w:val="20"/>
              </w:rPr>
            </w:pPr>
            <w:r w:rsidRPr="00835DF4">
              <w:rPr>
                <w:sz w:val="20"/>
              </w:rPr>
              <w:t xml:space="preserve">Role to Position Mapping </w:t>
            </w:r>
          </w:p>
          <w:p w:rsidR="00CB3068" w:rsidRPr="00835DF4" w:rsidRDefault="00CB3068" w:rsidP="001F56A0">
            <w:pPr>
              <w:pStyle w:val="USDATableBullet"/>
              <w:ind w:left="432"/>
              <w:rPr>
                <w:sz w:val="20"/>
              </w:rPr>
            </w:pPr>
            <w:r w:rsidRPr="00835DF4">
              <w:rPr>
                <w:sz w:val="20"/>
              </w:rPr>
              <w:t>Change Impact Workshops</w:t>
            </w:r>
          </w:p>
        </w:tc>
        <w:tc>
          <w:tcPr>
            <w:tcW w:w="2002" w:type="dxa"/>
          </w:tcPr>
          <w:p w:rsidR="00CB3068" w:rsidRPr="00835DF4" w:rsidRDefault="00CB3068" w:rsidP="001F56A0">
            <w:pPr>
              <w:pStyle w:val="USDATableBullet"/>
              <w:ind w:left="432"/>
              <w:rPr>
                <w:sz w:val="20"/>
              </w:rPr>
            </w:pPr>
            <w:r w:rsidRPr="00835DF4">
              <w:rPr>
                <w:sz w:val="20"/>
              </w:rPr>
              <w:t>End user communication</w:t>
            </w:r>
          </w:p>
          <w:p w:rsidR="00CB3068" w:rsidRPr="00835DF4" w:rsidRDefault="00CB3068" w:rsidP="001F56A0">
            <w:pPr>
              <w:pStyle w:val="USDATableBullet"/>
              <w:ind w:left="432"/>
              <w:rPr>
                <w:sz w:val="20"/>
              </w:rPr>
            </w:pPr>
            <w:r w:rsidRPr="00835DF4">
              <w:rPr>
                <w:sz w:val="20"/>
              </w:rPr>
              <w:t>Pre-go live communications</w:t>
            </w:r>
          </w:p>
          <w:p w:rsidR="00CB3068" w:rsidRPr="00835DF4" w:rsidRDefault="00CB3068" w:rsidP="001F56A0">
            <w:pPr>
              <w:pStyle w:val="USDATableBullet"/>
              <w:ind w:left="432"/>
              <w:rPr>
                <w:sz w:val="20"/>
              </w:rPr>
            </w:pPr>
            <w:r w:rsidRPr="00835DF4">
              <w:rPr>
                <w:sz w:val="20"/>
              </w:rPr>
              <w:t>Go/no-go decisions</w:t>
            </w:r>
          </w:p>
        </w:tc>
        <w:tc>
          <w:tcPr>
            <w:tcW w:w="2003" w:type="dxa"/>
          </w:tcPr>
          <w:p w:rsidR="00CB3068" w:rsidRPr="00835DF4" w:rsidRDefault="00CB3068" w:rsidP="001F56A0">
            <w:pPr>
              <w:pStyle w:val="USDATableBullet"/>
              <w:ind w:left="432"/>
              <w:rPr>
                <w:sz w:val="20"/>
              </w:rPr>
            </w:pPr>
            <w:r w:rsidRPr="00835DF4">
              <w:rPr>
                <w:sz w:val="20"/>
              </w:rPr>
              <w:t>Post go-live communication</w:t>
            </w:r>
          </w:p>
          <w:p w:rsidR="00CB3068" w:rsidRPr="00835DF4" w:rsidRDefault="00CB3068" w:rsidP="001F56A0">
            <w:pPr>
              <w:pStyle w:val="USDATableBullet"/>
              <w:ind w:left="432"/>
              <w:rPr>
                <w:sz w:val="20"/>
              </w:rPr>
            </w:pPr>
            <w:r w:rsidRPr="00835DF4">
              <w:rPr>
                <w:sz w:val="20"/>
              </w:rPr>
              <w:t>End user support</w:t>
            </w:r>
          </w:p>
        </w:tc>
      </w:tr>
      <w:tr w:rsidR="00CB3068" w:rsidRPr="00835DF4" w:rsidTr="00835DF4">
        <w:trPr>
          <w:cantSplit/>
          <w:trHeight w:val="1300"/>
        </w:trPr>
        <w:tc>
          <w:tcPr>
            <w:tcW w:w="1530" w:type="dxa"/>
          </w:tcPr>
          <w:p w:rsidR="00CB3068" w:rsidRPr="00835DF4" w:rsidRDefault="00CB3068" w:rsidP="004C7BE3">
            <w:pPr>
              <w:pStyle w:val="USDATableBody"/>
              <w:jc w:val="left"/>
            </w:pPr>
            <w:r w:rsidRPr="00835DF4">
              <w:lastRenderedPageBreak/>
              <w:t>Program Management</w:t>
            </w:r>
          </w:p>
        </w:tc>
        <w:tc>
          <w:tcPr>
            <w:tcW w:w="2002" w:type="dxa"/>
          </w:tcPr>
          <w:p w:rsidR="00CB3068" w:rsidRPr="00835DF4" w:rsidRDefault="00CB3068" w:rsidP="001F56A0">
            <w:pPr>
              <w:pStyle w:val="USDATableBullet"/>
              <w:ind w:left="432"/>
              <w:rPr>
                <w:sz w:val="20"/>
              </w:rPr>
            </w:pPr>
            <w:r w:rsidRPr="00835DF4">
              <w:rPr>
                <w:sz w:val="20"/>
              </w:rPr>
              <w:t>Review overall training program, strategy and timeline</w:t>
            </w:r>
          </w:p>
        </w:tc>
        <w:tc>
          <w:tcPr>
            <w:tcW w:w="2003" w:type="dxa"/>
          </w:tcPr>
          <w:p w:rsidR="00CB3068" w:rsidRPr="00835DF4" w:rsidRDefault="00CB3068" w:rsidP="001F56A0">
            <w:pPr>
              <w:pStyle w:val="USDATableBullet"/>
              <w:ind w:left="432"/>
              <w:rPr>
                <w:sz w:val="20"/>
              </w:rPr>
            </w:pPr>
            <w:r w:rsidRPr="00835DF4">
              <w:rPr>
                <w:sz w:val="20"/>
              </w:rPr>
              <w:t>Resolve training issues as required (resources, budgets, timeline, etc.)</w:t>
            </w:r>
          </w:p>
        </w:tc>
        <w:tc>
          <w:tcPr>
            <w:tcW w:w="2002" w:type="dxa"/>
          </w:tcPr>
          <w:p w:rsidR="00CB3068" w:rsidRPr="00835DF4" w:rsidRDefault="00CB3068" w:rsidP="001F56A0">
            <w:pPr>
              <w:pStyle w:val="USDATableBullet"/>
              <w:ind w:left="432"/>
              <w:rPr>
                <w:sz w:val="20"/>
              </w:rPr>
            </w:pPr>
            <w:r w:rsidRPr="00835DF4">
              <w:rPr>
                <w:sz w:val="20"/>
              </w:rPr>
              <w:t>Resolve training issues as required (resources, budgets, timeline, etc.)</w:t>
            </w:r>
          </w:p>
        </w:tc>
        <w:tc>
          <w:tcPr>
            <w:tcW w:w="2003" w:type="dxa"/>
          </w:tcPr>
          <w:p w:rsidR="00CB3068" w:rsidRPr="00835DF4" w:rsidRDefault="00CB3068" w:rsidP="001F56A0">
            <w:pPr>
              <w:pStyle w:val="USDATableBullet"/>
              <w:ind w:left="432"/>
              <w:rPr>
                <w:sz w:val="20"/>
              </w:rPr>
            </w:pPr>
            <w:r w:rsidRPr="00835DF4">
              <w:rPr>
                <w:sz w:val="20"/>
              </w:rPr>
              <w:t>Resolve training issues as required (resources, budgets, timeline, etc.)</w:t>
            </w:r>
          </w:p>
        </w:tc>
      </w:tr>
    </w:tbl>
    <w:p w:rsidR="00CB3068" w:rsidRDefault="00CB3068" w:rsidP="00CB3068">
      <w:pPr>
        <w:pStyle w:val="Caption"/>
      </w:pPr>
      <w:bookmarkStart w:id="174" w:name="_Toc307916780"/>
      <w:bookmarkStart w:id="175" w:name="_Toc332932139"/>
      <w:r>
        <w:t xml:space="preserve">Table </w:t>
      </w:r>
      <w:r w:rsidR="00F31D09">
        <w:fldChar w:fldCharType="begin"/>
      </w:r>
      <w:r>
        <w:instrText xml:space="preserve"> SEQ Table \* ARABIC </w:instrText>
      </w:r>
      <w:r w:rsidR="00F31D09">
        <w:fldChar w:fldCharType="separate"/>
      </w:r>
      <w:r w:rsidR="001C6371">
        <w:rPr>
          <w:noProof/>
        </w:rPr>
        <w:t>9</w:t>
      </w:r>
      <w:r w:rsidR="00F31D09">
        <w:fldChar w:fldCharType="end"/>
      </w:r>
      <w:r>
        <w:t>: Integration with Other MIDAS Project Teams</w:t>
      </w:r>
      <w:bookmarkEnd w:id="174"/>
      <w:bookmarkEnd w:id="175"/>
    </w:p>
    <w:p w:rsidR="00CB3068" w:rsidRDefault="00CB3068" w:rsidP="00CB3068">
      <w:pPr>
        <w:pStyle w:val="USDABody"/>
      </w:pPr>
      <w:r>
        <w:t>The most critical inputs to course development are the business process design and system configuration prepared by the Functional Teams. The diagram below provides an overview of the timing (by phase) of the key functional deliverables and the associated timing of the training development deliverables:</w:t>
      </w:r>
    </w:p>
    <w:p w:rsidR="00CB3068" w:rsidRDefault="00CB3068" w:rsidP="00CB3068">
      <w:pPr>
        <w:pStyle w:val="USDABody"/>
      </w:pPr>
    </w:p>
    <w:p w:rsidR="00CB3068" w:rsidRDefault="00CB3068" w:rsidP="00CB3068">
      <w:pPr>
        <w:pStyle w:val="USDABody"/>
        <w:keepNext/>
        <w:jc w:val="center"/>
      </w:pPr>
      <w:r w:rsidRPr="008E1765">
        <w:rPr>
          <w:noProof/>
        </w:rPr>
        <w:drawing>
          <wp:inline distT="0" distB="0" distL="0" distR="0">
            <wp:extent cx="5209524" cy="3161905"/>
            <wp:effectExtent l="19050" t="0" r="0" b="0"/>
            <wp:docPr id="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5209524" cy="3161905"/>
                    </a:xfrm>
                    <a:prstGeom prst="rect">
                      <a:avLst/>
                    </a:prstGeom>
                  </pic:spPr>
                </pic:pic>
              </a:graphicData>
            </a:graphic>
          </wp:inline>
        </w:drawing>
      </w:r>
    </w:p>
    <w:p w:rsidR="00CB3068" w:rsidRDefault="00CB3068" w:rsidP="00CB3068">
      <w:pPr>
        <w:pStyle w:val="Caption"/>
      </w:pPr>
      <w:bookmarkStart w:id="176" w:name="_Toc307916769"/>
      <w:bookmarkStart w:id="177" w:name="_Toc332932129"/>
      <w:r>
        <w:t xml:space="preserve">Figure </w:t>
      </w:r>
      <w:r w:rsidR="00F31D09">
        <w:fldChar w:fldCharType="begin"/>
      </w:r>
      <w:r>
        <w:instrText xml:space="preserve"> SEQ Figure \* ARABIC </w:instrText>
      </w:r>
      <w:r w:rsidR="00F31D09">
        <w:fldChar w:fldCharType="separate"/>
      </w:r>
      <w:r w:rsidR="001C6371">
        <w:rPr>
          <w:noProof/>
        </w:rPr>
        <w:t>7</w:t>
      </w:r>
      <w:r w:rsidR="00F31D09">
        <w:fldChar w:fldCharType="end"/>
      </w:r>
      <w:r>
        <w:t>: Functional Deliverables and Timing of Training Deliverables</w:t>
      </w:r>
      <w:bookmarkEnd w:id="176"/>
      <w:bookmarkEnd w:id="177"/>
    </w:p>
    <w:p w:rsidR="00CB3068" w:rsidRDefault="00CB3068" w:rsidP="00CB3068">
      <w:pPr>
        <w:pStyle w:val="USDABody"/>
      </w:pPr>
      <w:r>
        <w:t>The</w:t>
      </w:r>
      <w:r w:rsidR="00D85AAA">
        <w:t xml:space="preserve"> MIDAS SI</w:t>
      </w:r>
      <w:r>
        <w:t xml:space="preserve"> Training </w:t>
      </w:r>
      <w:r w:rsidR="004B0B7C">
        <w:t>T</w:t>
      </w:r>
      <w:r>
        <w:t>eam will rely heavily on the support of the Functional team members and the documentation they create to successfully develop and deliver the MIDAS end</w:t>
      </w:r>
      <w:r w:rsidR="00D85AAA">
        <w:t>-</w:t>
      </w:r>
      <w:r>
        <w:t xml:space="preserve">user training program. The Functional Team’s key roles and responsibilities in support of the Training Team include: </w:t>
      </w:r>
    </w:p>
    <w:p w:rsidR="00CB3068" w:rsidRDefault="00CB3068" w:rsidP="00CB3068">
      <w:pPr>
        <w:pStyle w:val="USDABullet1"/>
      </w:pPr>
      <w:r>
        <w:t xml:space="preserve">Acting as information sources and subject matter experts for the </w:t>
      </w:r>
      <w:r w:rsidR="00D85AAA">
        <w:t xml:space="preserve">MIDAS SI </w:t>
      </w:r>
      <w:r>
        <w:t xml:space="preserve">Training </w:t>
      </w:r>
      <w:r w:rsidR="004B0B7C">
        <w:t>T</w:t>
      </w:r>
      <w:r>
        <w:t>eam</w:t>
      </w:r>
      <w:r w:rsidR="008D1149">
        <w:t>.</w:t>
      </w:r>
    </w:p>
    <w:p w:rsidR="00CB3068" w:rsidRDefault="00CB3068" w:rsidP="00CB3068">
      <w:pPr>
        <w:pStyle w:val="USDABullet1"/>
      </w:pPr>
      <w:r>
        <w:t>Providing insight into company policies, procedures, and knowledge gaps of the users</w:t>
      </w:r>
      <w:r w:rsidR="008D1149">
        <w:t>.</w:t>
      </w:r>
    </w:p>
    <w:p w:rsidR="00CB3068" w:rsidRDefault="00CB3068" w:rsidP="00CB3068">
      <w:pPr>
        <w:pStyle w:val="USDABullet1"/>
      </w:pPr>
      <w:r>
        <w:lastRenderedPageBreak/>
        <w:t>Reviewing and validating key training deliverables including the curriculum plan, course outlines, and instructional materials</w:t>
      </w:r>
      <w:r w:rsidR="008D1149">
        <w:t>.</w:t>
      </w:r>
    </w:p>
    <w:p w:rsidR="00CB3068" w:rsidRDefault="00CB3068" w:rsidP="00CB3068">
      <w:pPr>
        <w:pStyle w:val="USDABullet1"/>
      </w:pPr>
      <w:r>
        <w:t>Developing BPPs as primary input for the transaction procedures</w:t>
      </w:r>
      <w:r w:rsidR="008D1149">
        <w:t>.</w:t>
      </w:r>
    </w:p>
    <w:p w:rsidR="00CB3068" w:rsidRDefault="00CB3068" w:rsidP="00CB3068">
      <w:pPr>
        <w:pStyle w:val="USDABullet1"/>
      </w:pPr>
      <w:r>
        <w:t>Contributing to the creation of exercise scenarios</w:t>
      </w:r>
      <w:r w:rsidR="008D1149">
        <w:t>.</w:t>
      </w:r>
    </w:p>
    <w:p w:rsidR="00CB3068" w:rsidRDefault="00CB3068" w:rsidP="00CB3068">
      <w:pPr>
        <w:pStyle w:val="USDABullet1"/>
      </w:pPr>
      <w:r>
        <w:t>Assisting the Training team in identifying data in the SAP training environment</w:t>
      </w:r>
      <w:r w:rsidR="008D1149">
        <w:t>.</w:t>
      </w:r>
    </w:p>
    <w:p w:rsidR="00CB3068" w:rsidRDefault="00CB3068" w:rsidP="00CB3068">
      <w:pPr>
        <w:pStyle w:val="USDABullet1"/>
      </w:pPr>
      <w:r>
        <w:t>Responding to functional and technical issues, as necessary, during training delivery</w:t>
      </w:r>
      <w:r w:rsidR="008D1149">
        <w:t>.</w:t>
      </w:r>
    </w:p>
    <w:p w:rsidR="00CB3068" w:rsidRDefault="00CB3068" w:rsidP="00CB3068">
      <w:pPr>
        <w:pStyle w:val="USDABullet1"/>
      </w:pPr>
      <w:r>
        <w:t>Participating in the Train-the-Trainer sessions, as required</w:t>
      </w:r>
      <w:r w:rsidR="008D1149">
        <w:t>.</w:t>
      </w:r>
    </w:p>
    <w:p w:rsidR="00CB3068" w:rsidRDefault="00CB3068" w:rsidP="00CB3068">
      <w:pPr>
        <w:pStyle w:val="USDABullet1"/>
      </w:pPr>
      <w:r>
        <w:t>Participating in end user training delivery, as required</w:t>
      </w:r>
      <w:r w:rsidR="008D1149">
        <w:t>.</w:t>
      </w:r>
    </w:p>
    <w:p w:rsidR="00AF7F8F" w:rsidRDefault="00AF7F8F">
      <w:pPr>
        <w:spacing w:after="0" w:line="240" w:lineRule="auto"/>
        <w:rPr>
          <w:rFonts w:ascii="Cambria" w:eastAsia="Times New Roman" w:hAnsi="Cambria"/>
          <w:b/>
          <w:bCs/>
          <w:iCs/>
          <w:color w:val="FFFFFF"/>
          <w:sz w:val="28"/>
          <w:szCs w:val="28"/>
        </w:rPr>
      </w:pPr>
      <w:bookmarkStart w:id="178" w:name="_Toc307916721"/>
    </w:p>
    <w:p w:rsidR="00CB3068" w:rsidRDefault="00CB3068" w:rsidP="00CB3068">
      <w:pPr>
        <w:pStyle w:val="USDAHeading1"/>
      </w:pPr>
      <w:bookmarkStart w:id="179" w:name="_Toc335924081"/>
      <w:r>
        <w:t>Training Delivery</w:t>
      </w:r>
      <w:bookmarkEnd w:id="178"/>
      <w:bookmarkEnd w:id="179"/>
    </w:p>
    <w:p w:rsidR="00CB3068" w:rsidRDefault="00CB3068" w:rsidP="00CB3068">
      <w:pPr>
        <w:pStyle w:val="USDABody"/>
      </w:pPr>
      <w:r>
        <w:t>The MIDAS</w:t>
      </w:r>
      <w:r w:rsidR="009C32D9">
        <w:t xml:space="preserve"> SI</w:t>
      </w:r>
      <w:r>
        <w:t xml:space="preserve"> Training </w:t>
      </w:r>
      <w:r w:rsidR="004B0B7C">
        <w:t>T</w:t>
      </w:r>
      <w:r>
        <w:t>eam recommends a Train-the-Trainer approach for all Instructor Led Training, Virtual Classroom Training, and Facilitated Classroom Training. This approach requires selecting individuals from the general user community and providing them with knowledge of the new business processes and SAP system, as well as training facilitation skills. Train-the-Trainer promotes the following:</w:t>
      </w:r>
    </w:p>
    <w:p w:rsidR="00CB3068" w:rsidRDefault="00CB3068" w:rsidP="00CB3068">
      <w:pPr>
        <w:pStyle w:val="USDABullet1"/>
      </w:pPr>
      <w:r>
        <w:t>Reinforces knowledge transfer, reducing external reliance while building self-sufficiency</w:t>
      </w:r>
      <w:r w:rsidR="008D1149">
        <w:t>.</w:t>
      </w:r>
    </w:p>
    <w:p w:rsidR="00CB3068" w:rsidRDefault="00CB3068" w:rsidP="00CB3068">
      <w:pPr>
        <w:pStyle w:val="USDABullet1"/>
      </w:pPr>
      <w:r>
        <w:t>Fosters credibility in the deployment of SAP among end users</w:t>
      </w:r>
      <w:r w:rsidR="008D1149">
        <w:t>.</w:t>
      </w:r>
    </w:p>
    <w:p w:rsidR="00CB3068" w:rsidRDefault="00CB3068" w:rsidP="00CB3068">
      <w:pPr>
        <w:pStyle w:val="USDABullet1"/>
      </w:pPr>
      <w:r>
        <w:t>Utilizes MIDAS trainers’ relevant and real-life examples in end user training</w:t>
      </w:r>
      <w:r w:rsidR="008D1149">
        <w:t>.</w:t>
      </w:r>
    </w:p>
    <w:p w:rsidR="00CB3068" w:rsidRDefault="00CB3068" w:rsidP="00CB3068">
      <w:pPr>
        <w:pStyle w:val="USDABullet1"/>
      </w:pPr>
      <w:r>
        <w:t>Develops additional skills/knowledge within the MIDAS state and county offices</w:t>
      </w:r>
      <w:r w:rsidR="008D1149">
        <w:t>.</w:t>
      </w:r>
    </w:p>
    <w:p w:rsidR="00CB3068" w:rsidRDefault="00CB3068" w:rsidP="00CB3068">
      <w:pPr>
        <w:pStyle w:val="USDAHeading2"/>
      </w:pPr>
      <w:bookmarkStart w:id="180" w:name="_Toc307916722"/>
      <w:bookmarkStart w:id="181" w:name="_Toc335924082"/>
      <w:r>
        <w:t>Train-the-Trainer</w:t>
      </w:r>
      <w:bookmarkEnd w:id="180"/>
      <w:bookmarkEnd w:id="181"/>
    </w:p>
    <w:p w:rsidR="00CB3068" w:rsidRDefault="00CB3068" w:rsidP="00CB3068">
      <w:pPr>
        <w:pStyle w:val="USDABody"/>
      </w:pPr>
      <w:r>
        <w:t xml:space="preserve">The purpose of the Train-the-Trainer program is to create a robust and consistent process for preparing new trainers to effectively deliver training. </w:t>
      </w:r>
      <w:r w:rsidR="009F55DA">
        <w:t xml:space="preserve">This approach may be modified as we move closer to the scheduled training dates. </w:t>
      </w:r>
      <w:r>
        <w:t>The key components of the Train-the-Trainer program include:</w:t>
      </w:r>
    </w:p>
    <w:p w:rsidR="00CB3068" w:rsidRDefault="00CB3068" w:rsidP="00CB3068">
      <w:pPr>
        <w:pStyle w:val="USDABullet1"/>
      </w:pPr>
      <w:r>
        <w:t>Presentation/facilitation skills training including adult learning concepts and handling difficult participants</w:t>
      </w:r>
      <w:r w:rsidR="008D1149">
        <w:t>.</w:t>
      </w:r>
    </w:p>
    <w:p w:rsidR="00CB3068" w:rsidRDefault="00CB3068" w:rsidP="00CB3068">
      <w:pPr>
        <w:pStyle w:val="USDABullet1"/>
      </w:pPr>
      <w:r>
        <w:t>Basic navigation training of the MIDAS system</w:t>
      </w:r>
      <w:r w:rsidR="008D1149">
        <w:t>.</w:t>
      </w:r>
    </w:p>
    <w:p w:rsidR="00CB3068" w:rsidRDefault="00CB3068" w:rsidP="00CB3068">
      <w:pPr>
        <w:pStyle w:val="USDABullet1"/>
      </w:pPr>
      <w:r>
        <w:t>Role-based training (new business processes and SAP transactions)</w:t>
      </w:r>
      <w:r w:rsidR="008D1149">
        <w:t>.</w:t>
      </w:r>
    </w:p>
    <w:p w:rsidR="00CB3068" w:rsidRDefault="00CB3068" w:rsidP="00CB3068">
      <w:pPr>
        <w:pStyle w:val="USDABullet1"/>
      </w:pPr>
      <w:r>
        <w:t>Performance support mechanisms (simulation tools and web-based help documentation)</w:t>
      </w:r>
      <w:r w:rsidR="008D1149">
        <w:t>.</w:t>
      </w:r>
    </w:p>
    <w:p w:rsidR="00CB3068" w:rsidRDefault="00CB3068" w:rsidP="00CB3068">
      <w:pPr>
        <w:pStyle w:val="USDABullet1"/>
      </w:pPr>
      <w:r>
        <w:lastRenderedPageBreak/>
        <w:t>Trainer accountability and quality assurance measures</w:t>
      </w:r>
      <w:r w:rsidR="008D1149">
        <w:t>.</w:t>
      </w:r>
    </w:p>
    <w:p w:rsidR="00CB3068" w:rsidRDefault="00CB3068" w:rsidP="00CB3068">
      <w:pPr>
        <w:pStyle w:val="USDABullet1"/>
      </w:pPr>
      <w:r>
        <w:t>Training evaluation process and system</w:t>
      </w:r>
      <w:r w:rsidR="008D1149">
        <w:t>.</w:t>
      </w:r>
    </w:p>
    <w:p w:rsidR="00CB3068" w:rsidRDefault="00CB3068" w:rsidP="00CB3068">
      <w:pPr>
        <w:pStyle w:val="USDABody"/>
      </w:pPr>
      <w:r>
        <w:t>For Train-the-Trainer courses, a Describe/Demonstrate/Do learning model is most effective. Using this model, the training developers will describe and demonstrate the delivery of MIDAS project training materials. They will also explain some of the pitfalls participants and trainers may encounter while training specific modules. Thereafter, trainers will practice delivering the training content they have just learned. In summary, we recommend constructing the T3 curriculum as follows:</w:t>
      </w:r>
    </w:p>
    <w:p w:rsidR="00CB3068" w:rsidRDefault="00CB3068" w:rsidP="00CB3068">
      <w:pPr>
        <w:pStyle w:val="USDABullet1"/>
      </w:pPr>
      <w:r>
        <w:t>Part 1 – Training Soft Skills: The first sessions should be dedicated to training the group as a whole in areas such as training techniques, soft skills training, using an online documentation system, training with simulations, and training in a system’s environment. This group training should also contribute to solidifying the prerequisite training sessions in which the Training Developers and Trainers previously participated</w:t>
      </w:r>
      <w:r w:rsidR="008D1149">
        <w:t>.</w:t>
      </w:r>
    </w:p>
    <w:p w:rsidR="00CB3068" w:rsidRDefault="00CB3068" w:rsidP="00CB3068">
      <w:pPr>
        <w:pStyle w:val="USDABullet1"/>
      </w:pPr>
      <w:r>
        <w:t>Part 2 – Core Training Content: For the next sessions, Trainers should be divided into small groups representing the courseware teams they will be working with during training rollout. This approach will customize Train-the-Trainer to the individual and allow Trainers to participate in and practice delivery of the actual courses they will be instructing to end users</w:t>
      </w:r>
      <w:r w:rsidR="008D1149">
        <w:t>.</w:t>
      </w:r>
    </w:p>
    <w:p w:rsidR="00CB3068" w:rsidRDefault="00CB3068" w:rsidP="00CB3068">
      <w:pPr>
        <w:pStyle w:val="USDABullet1"/>
      </w:pPr>
      <w:r>
        <w:t>Part 3 – Trainer Practice: The final sessions will provide trainers with the opportunity to practice delivery and receive constructive feedback. Each trainer will prepare and present portions of the material from the courses in which they are participating. Once the sessions are complete, a debrief session will provide constructive feedback and input to individual Trainers in an effort to enhance Trainers’ skills through behavior modification</w:t>
      </w:r>
      <w:r w:rsidR="008D1149">
        <w:t>.</w:t>
      </w:r>
    </w:p>
    <w:p w:rsidR="00CB3068" w:rsidRDefault="00CB3068" w:rsidP="00CB3068">
      <w:pPr>
        <w:pStyle w:val="USDABody"/>
      </w:pPr>
      <w:r>
        <w:t>At the conclusion of the Train-the-Trainer session, a “Trainer Package” will be distributed to each trainer, generally including troubleshooting pointers, key contacts for each training room, and protocol and escalation procedures for technical and participant issues.</w:t>
      </w:r>
    </w:p>
    <w:p w:rsidR="00CB3068" w:rsidRDefault="00CB3068" w:rsidP="00CB3068">
      <w:pPr>
        <w:pStyle w:val="USDABody"/>
      </w:pPr>
      <w:r>
        <w:t>Training Developers will present the initial Train-the-Trainer program to the Trainers with assistance from Functional team members. This training will be timed approximately six to eight weeks prior to SAP training commencement, to maximize the utilization of skills taught in class.</w:t>
      </w:r>
    </w:p>
    <w:p w:rsidR="00CB3068" w:rsidRDefault="00CB3068" w:rsidP="00CB3068">
      <w:pPr>
        <w:pStyle w:val="USDABody"/>
      </w:pPr>
      <w:r>
        <w:t xml:space="preserve">In addition to the formal </w:t>
      </w:r>
      <w:r w:rsidR="001A6816">
        <w:t xml:space="preserve">Train-the-Trainer </w:t>
      </w:r>
      <w:r>
        <w:t>program, MIDAS Trainers may participate in other project activities such as integration testing, development of exercises that represent “true to life” business scenarios, quality review of training materials and serving as the pilot audience for MIDAS project communications. These activities will help complement the training programs, and solidify the Trainers’ knowledge of the training materials as well as the system functionality and new business processes.</w:t>
      </w:r>
    </w:p>
    <w:p w:rsidR="00CB3068" w:rsidRDefault="00CB3068" w:rsidP="00CB3068">
      <w:pPr>
        <w:pStyle w:val="USDAHeading2"/>
      </w:pPr>
      <w:bookmarkStart w:id="182" w:name="_Toc307916723"/>
      <w:bookmarkStart w:id="183" w:name="_Toc335924083"/>
      <w:r>
        <w:lastRenderedPageBreak/>
        <w:t>Delivery of Training Sessions</w:t>
      </w:r>
      <w:bookmarkEnd w:id="182"/>
      <w:bookmarkEnd w:id="183"/>
    </w:p>
    <w:p w:rsidR="00CB3068" w:rsidRDefault="00C17537" w:rsidP="00CB3068">
      <w:pPr>
        <w:pStyle w:val="USDABody"/>
      </w:pPr>
      <w:r>
        <w:t>MIDAS FSA Training Team</w:t>
      </w:r>
      <w:r w:rsidR="00195E46">
        <w:t xml:space="preserve"> </w:t>
      </w:r>
      <w:r w:rsidR="00CB3068">
        <w:t>training classes</w:t>
      </w:r>
      <w:r w:rsidR="00195E46">
        <w:t xml:space="preserve"> </w:t>
      </w:r>
      <w:r w:rsidR="00CB3068">
        <w:t>will focus on the preparation of actual skills</w:t>
      </w:r>
      <w:r w:rsidR="00E727A1">
        <w:t xml:space="preserve"> needed when </w:t>
      </w:r>
      <w:r w:rsidR="00CB3068">
        <w:t>training</w:t>
      </w:r>
      <w:r w:rsidR="00195E46">
        <w:t xml:space="preserve"> to the FSA end-user population</w:t>
      </w:r>
      <w:r w:rsidR="00CB3068">
        <w:t xml:space="preserve">. These classes serve as the basis for helping </w:t>
      </w:r>
      <w:r w:rsidR="00195E46">
        <w:t>communicate</w:t>
      </w:r>
      <w:r w:rsidR="00CB3068">
        <w:t xml:space="preserve"> the need for and the reasons behind change, the ways in which the new system supports FSA’s goals, and how the new system will support them in their jobs.</w:t>
      </w:r>
    </w:p>
    <w:p w:rsidR="001A6816" w:rsidRDefault="00CB3068" w:rsidP="00CB3068">
      <w:pPr>
        <w:pStyle w:val="USDABody"/>
      </w:pPr>
      <w:r>
        <w:t xml:space="preserve">Attention will be given to scheduling training in a manner that minimizes the impact to individuals’ current work duties. Training activities will be based on adult learning principles and delivered to groups of </w:t>
      </w:r>
      <w:r w:rsidR="00194B36">
        <w:t xml:space="preserve">12 </w:t>
      </w:r>
      <w:r>
        <w:t xml:space="preserve">to </w:t>
      </w:r>
      <w:r w:rsidR="00194B36">
        <w:t xml:space="preserve">25 </w:t>
      </w:r>
      <w:r>
        <w:t>end users in a controlled environment, and will use the appropriate mix of delivery options, including paper-based, web-based, and online delivery mechanisms.</w:t>
      </w:r>
    </w:p>
    <w:p w:rsidR="00CB3068" w:rsidRDefault="00CB3068" w:rsidP="00CB3068">
      <w:pPr>
        <w:pStyle w:val="USDAHeading2"/>
      </w:pPr>
      <w:bookmarkStart w:id="184" w:name="_Toc307916724"/>
      <w:bookmarkStart w:id="185" w:name="_Toc335924084"/>
      <w:r>
        <w:t>Trainer Roles and Responsibilities</w:t>
      </w:r>
      <w:bookmarkEnd w:id="184"/>
      <w:bookmarkEnd w:id="185"/>
    </w:p>
    <w:p w:rsidR="00CB3068" w:rsidRDefault="00CB3068" w:rsidP="00CB3068">
      <w:pPr>
        <w:pStyle w:val="USDABody"/>
      </w:pPr>
      <w:r>
        <w:t xml:space="preserve">We will employ a team teaching approach to delivery for all courses. Team teaching requires that at least two instructors be present in each classroom that has an audience of 12 or more people. The primary instructors will be representatives from </w:t>
      </w:r>
      <w:r w:rsidR="000456F3">
        <w:t>FSA that have temporarily joined the project and participated in the Train-the-Trainer program</w:t>
      </w:r>
      <w:r>
        <w:t>. Additional trainers for each class will be selected from groups including Functional team, and SMEs from FSA offices. Key trainer responsibilities include:</w:t>
      </w:r>
    </w:p>
    <w:p w:rsidR="00CB3068" w:rsidRDefault="00CB3068" w:rsidP="00CB3068">
      <w:pPr>
        <w:pStyle w:val="USDABullet1"/>
      </w:pPr>
      <w:r>
        <w:t xml:space="preserve">Delivering </w:t>
      </w:r>
      <w:r w:rsidR="00D85AAA">
        <w:t xml:space="preserve">MIDAS </w:t>
      </w:r>
      <w:r>
        <w:t>end</w:t>
      </w:r>
      <w:r w:rsidR="00D85AAA">
        <w:t>-</w:t>
      </w:r>
      <w:r>
        <w:t>user training</w:t>
      </w:r>
      <w:r w:rsidR="008D1149">
        <w:t>.</w:t>
      </w:r>
    </w:p>
    <w:p w:rsidR="00CB3068" w:rsidRDefault="00CB3068" w:rsidP="00CB3068">
      <w:pPr>
        <w:pStyle w:val="USDABullet1"/>
      </w:pPr>
      <w:r>
        <w:t>Ensuring that all classes are conducted on time and monitor attendance</w:t>
      </w:r>
      <w:r w:rsidR="008D1149">
        <w:t>.</w:t>
      </w:r>
    </w:p>
    <w:p w:rsidR="00CB3068" w:rsidRDefault="00CB3068" w:rsidP="00CB3068">
      <w:pPr>
        <w:pStyle w:val="USDABullet1"/>
      </w:pPr>
      <w:r>
        <w:t xml:space="preserve">Communicating questions and unresolved classroom issues to the appropriate </w:t>
      </w:r>
      <w:r w:rsidR="00D85AAA">
        <w:t xml:space="preserve">MIDAS SI </w:t>
      </w:r>
      <w:r>
        <w:t xml:space="preserve">Training </w:t>
      </w:r>
      <w:r w:rsidR="004B0B7C">
        <w:t xml:space="preserve">Team </w:t>
      </w:r>
      <w:r>
        <w:t>contact at the end of each day of training</w:t>
      </w:r>
      <w:r w:rsidR="008D1149">
        <w:t>.</w:t>
      </w:r>
    </w:p>
    <w:p w:rsidR="00CB3068" w:rsidRDefault="00CB3068" w:rsidP="00CB3068">
      <w:pPr>
        <w:pStyle w:val="USDABullet1"/>
      </w:pPr>
      <w:r>
        <w:t>Providing support during and after each training session to those that have attended the instructor’s class</w:t>
      </w:r>
      <w:r w:rsidR="008D1149">
        <w:t>.</w:t>
      </w:r>
    </w:p>
    <w:p w:rsidR="00CB3068" w:rsidRDefault="00CB3068" w:rsidP="00CB3068">
      <w:pPr>
        <w:pStyle w:val="USDABullet1"/>
      </w:pPr>
      <w:r>
        <w:t xml:space="preserve">Participating in a daily debrief meeting with a </w:t>
      </w:r>
      <w:r w:rsidR="00D85AAA">
        <w:t xml:space="preserve">MIDAS SI </w:t>
      </w:r>
      <w:r>
        <w:t xml:space="preserve">Training </w:t>
      </w:r>
      <w:r w:rsidR="004B0B7C">
        <w:t>T</w:t>
      </w:r>
      <w:r>
        <w:t>eam member</w:t>
      </w:r>
      <w:r w:rsidR="008D1149">
        <w:t>.</w:t>
      </w:r>
    </w:p>
    <w:p w:rsidR="00CB3068" w:rsidRDefault="00CB3068" w:rsidP="00CB3068">
      <w:pPr>
        <w:pStyle w:val="USDAHeading2"/>
      </w:pPr>
      <w:bookmarkStart w:id="186" w:name="_Toc307916725"/>
      <w:bookmarkStart w:id="187" w:name="_Toc335924085"/>
      <w:r>
        <w:t>Trainer Qualifications/Knowledge/Skills</w:t>
      </w:r>
      <w:bookmarkEnd w:id="186"/>
      <w:bookmarkEnd w:id="187"/>
    </w:p>
    <w:p w:rsidR="00CB3068" w:rsidRDefault="00CB3068" w:rsidP="00CB3068">
      <w:pPr>
        <w:pStyle w:val="USDABody"/>
      </w:pPr>
      <w:r>
        <w:t xml:space="preserve">All </w:t>
      </w:r>
      <w:r w:rsidR="00C17537">
        <w:t>MIDAS FSA Training Team</w:t>
      </w:r>
      <w:r w:rsidR="00E727A1">
        <w:t xml:space="preserve"> </w:t>
      </w:r>
      <w:r>
        <w:t>trainers will be required to have the following qualifications, knowledge and skills:</w:t>
      </w:r>
    </w:p>
    <w:p w:rsidR="00CB3068" w:rsidRDefault="00CB3068" w:rsidP="00CB3068">
      <w:pPr>
        <w:pStyle w:val="USDABullet1"/>
      </w:pPr>
      <w:r>
        <w:t>Excellent communication and presentation skills</w:t>
      </w:r>
      <w:r w:rsidR="008D1149">
        <w:t>.</w:t>
      </w:r>
    </w:p>
    <w:p w:rsidR="00CB3068" w:rsidRDefault="00CB3068" w:rsidP="00CB3068">
      <w:pPr>
        <w:pStyle w:val="USDABullet1"/>
      </w:pPr>
      <w:r>
        <w:t>Understanding of the organization’s business direction and needs</w:t>
      </w:r>
      <w:r w:rsidR="008D1149">
        <w:t>.</w:t>
      </w:r>
    </w:p>
    <w:p w:rsidR="00CB3068" w:rsidRDefault="00CB3068" w:rsidP="00CB3068">
      <w:pPr>
        <w:pStyle w:val="USDABullet1"/>
      </w:pPr>
      <w:r>
        <w:t>In-depth working knowledge of SAP and ancillary systems</w:t>
      </w:r>
      <w:r w:rsidR="008D1149">
        <w:t>.</w:t>
      </w:r>
    </w:p>
    <w:p w:rsidR="00CB3068" w:rsidRDefault="00CB3068" w:rsidP="00CB3068">
      <w:pPr>
        <w:pStyle w:val="USDABullet1"/>
      </w:pPr>
      <w:r>
        <w:t>Easily adapts to change and willing to learn new skills</w:t>
      </w:r>
      <w:r w:rsidR="008D1149">
        <w:t>.</w:t>
      </w:r>
    </w:p>
    <w:p w:rsidR="00CB3068" w:rsidRDefault="00CB3068" w:rsidP="00CB3068">
      <w:pPr>
        <w:pStyle w:val="USDABullet1"/>
      </w:pPr>
      <w:r>
        <w:t>Aptitude for learning and teaching others</w:t>
      </w:r>
      <w:r w:rsidR="008D1149">
        <w:t>.</w:t>
      </w:r>
    </w:p>
    <w:p w:rsidR="00CB3068" w:rsidRDefault="00CB3068" w:rsidP="00CB3068">
      <w:pPr>
        <w:pStyle w:val="USDABullet1"/>
      </w:pPr>
      <w:r>
        <w:t>Well respected within the organization</w:t>
      </w:r>
      <w:r w:rsidR="008D1149">
        <w:t>.</w:t>
      </w:r>
    </w:p>
    <w:p w:rsidR="00CB3068" w:rsidRDefault="00CB3068" w:rsidP="00CB3068">
      <w:pPr>
        <w:pStyle w:val="USDAHeading2"/>
      </w:pPr>
      <w:bookmarkStart w:id="188" w:name="_Toc307916726"/>
      <w:bookmarkStart w:id="189" w:name="_Toc335924086"/>
      <w:r>
        <w:lastRenderedPageBreak/>
        <w:t>Trainer Selection Process</w:t>
      </w:r>
      <w:bookmarkEnd w:id="188"/>
      <w:bookmarkEnd w:id="189"/>
    </w:p>
    <w:p w:rsidR="00CB3068" w:rsidRDefault="00CB3068" w:rsidP="00CB3068">
      <w:pPr>
        <w:pStyle w:val="USDABody"/>
      </w:pPr>
      <w:r>
        <w:t xml:space="preserve">The selection process for trainer candidates is typically integrated with the identification of individuals conducting system testing activities. Participation in </w:t>
      </w:r>
      <w:r w:rsidR="00414E68">
        <w:t>end user testing</w:t>
      </w:r>
      <w:r>
        <w:t xml:space="preserve"> will provide trainer candidates with an early introduction to the new system and its processes. At this stage, further integration between the Testing and Training timelines needs to occur to ensure that the most efficient selection process and use of resources is made.</w:t>
      </w:r>
    </w:p>
    <w:p w:rsidR="00CB3068" w:rsidRDefault="00CB3068" w:rsidP="00CB3068">
      <w:pPr>
        <w:pStyle w:val="USDABody"/>
      </w:pPr>
      <w:r>
        <w:t xml:space="preserve">In an initiative of this size and complexity, a significant amount of training will be required. The actual number of trainers in each area will be finalized during the early Realization phase, based on the </w:t>
      </w:r>
      <w:r w:rsidR="00194B36">
        <w:t xml:space="preserve">deployment schedule, </w:t>
      </w:r>
      <w:r>
        <w:t>Training Curriculum (namely, courses, audience description and size) and results of the Role to Position Mapping activity.</w:t>
      </w:r>
    </w:p>
    <w:p w:rsidR="00CB3068" w:rsidRDefault="00CB3068" w:rsidP="00CB3068">
      <w:pPr>
        <w:pStyle w:val="USDAHeading1"/>
      </w:pPr>
      <w:bookmarkStart w:id="190" w:name="_Toc307916727"/>
      <w:bookmarkStart w:id="191" w:name="_Toc335924087"/>
      <w:r>
        <w:t>End User Learning Evaluation</w:t>
      </w:r>
      <w:bookmarkEnd w:id="190"/>
      <w:bookmarkEnd w:id="191"/>
    </w:p>
    <w:p w:rsidR="00CB3068" w:rsidRDefault="00CB3068" w:rsidP="00CB3068">
      <w:pPr>
        <w:pStyle w:val="USDABody"/>
      </w:pPr>
      <w:r>
        <w:t>Learning evaluation is the process of connecting results to objectives from a training program. Evaluation ascertains the training quality and must be conducted throughout the training program in order to assess participant’s readiness for moving forward in the training program.</w:t>
      </w:r>
    </w:p>
    <w:p w:rsidR="00CB3068" w:rsidRDefault="00CB3068" w:rsidP="00CB3068">
      <w:pPr>
        <w:pStyle w:val="USDABody"/>
      </w:pPr>
      <w:r>
        <w:t>Evaluations will be used to enhance the participant’s learning experience. In accordance with Kirkpatrick's Four Levels of Evaluation</w:t>
      </w:r>
      <w:r>
        <w:rPr>
          <w:rStyle w:val="FootnoteReference"/>
        </w:rPr>
        <w:footnoteReference w:id="2"/>
      </w:r>
      <w:r>
        <w:t>, we will measure Levels 1 and 2: the participant’s reaction of the program they have completed and the knowledge or skills gained during the training program.</w:t>
      </w:r>
    </w:p>
    <w:p w:rsidR="00CB3068" w:rsidRPr="00040582" w:rsidRDefault="00CB3068" w:rsidP="00CB3068">
      <w:pPr>
        <w:pStyle w:val="USDABody"/>
        <w:rPr>
          <w:b/>
        </w:rPr>
      </w:pPr>
      <w:r w:rsidRPr="00040582">
        <w:rPr>
          <w:b/>
        </w:rPr>
        <w:t>Level 1</w:t>
      </w:r>
    </w:p>
    <w:p w:rsidR="00CB3068" w:rsidRDefault="00CB3068" w:rsidP="00CB3068">
      <w:pPr>
        <w:pStyle w:val="USDABody"/>
      </w:pPr>
      <w:r>
        <w:t>Level 1 evaluation measures the participant’s reaction to the training program and is used to evaluate ILT, ELT, and WBL courses. Level 1 evaluations are captured by distributing questionnaires to participants, after training, asking them to rate aspects of the course according to a four or five point scale. Level 1 evaluation also includes a space for participants to enter comments. The questions will be designed to measure:</w:t>
      </w:r>
    </w:p>
    <w:p w:rsidR="00CB3068" w:rsidRDefault="00CB3068" w:rsidP="00CB3068">
      <w:pPr>
        <w:pStyle w:val="USDABullet1"/>
      </w:pPr>
      <w:r>
        <w:t>Content</w:t>
      </w:r>
      <w:r w:rsidR="008D1149">
        <w:t>.</w:t>
      </w:r>
    </w:p>
    <w:p w:rsidR="00CB3068" w:rsidRDefault="00CB3068" w:rsidP="00CB3068">
      <w:pPr>
        <w:pStyle w:val="USDABullet1"/>
      </w:pPr>
      <w:r>
        <w:t>Delivery</w:t>
      </w:r>
      <w:r w:rsidR="008D1149">
        <w:t>.</w:t>
      </w:r>
    </w:p>
    <w:p w:rsidR="00CB3068" w:rsidRDefault="00CB3068" w:rsidP="00CB3068">
      <w:pPr>
        <w:pStyle w:val="USDABullet1"/>
      </w:pPr>
      <w:r>
        <w:t>Materials</w:t>
      </w:r>
      <w:r w:rsidR="008D1149">
        <w:t>.</w:t>
      </w:r>
    </w:p>
    <w:p w:rsidR="00CB3068" w:rsidRDefault="00CB3068" w:rsidP="00CB3068">
      <w:pPr>
        <w:pStyle w:val="USDABullet1"/>
      </w:pPr>
      <w:r>
        <w:t>Media used</w:t>
      </w:r>
      <w:r w:rsidR="008D1149">
        <w:t>.</w:t>
      </w:r>
    </w:p>
    <w:p w:rsidR="00CB3068" w:rsidRDefault="00CB3068" w:rsidP="00CB3068">
      <w:pPr>
        <w:pStyle w:val="USDABullet1"/>
      </w:pPr>
      <w:r>
        <w:t>Facilities</w:t>
      </w:r>
      <w:r w:rsidR="008D1149">
        <w:t>.</w:t>
      </w:r>
    </w:p>
    <w:p w:rsidR="00CB3068" w:rsidRDefault="00CB3068" w:rsidP="00CB3068">
      <w:pPr>
        <w:pStyle w:val="USDABody"/>
      </w:pPr>
      <w:r>
        <w:t>For ILT and ELT, the instructors also complete evaluations at the end of each course. These evaluations will be focused on suggestions for improving the course material and/or design from the instructor’s perspective.</w:t>
      </w:r>
    </w:p>
    <w:p w:rsidR="00CB3068" w:rsidRPr="00040582" w:rsidRDefault="00CB3068" w:rsidP="00CB3068">
      <w:pPr>
        <w:pStyle w:val="USDABody"/>
        <w:rPr>
          <w:b/>
        </w:rPr>
      </w:pPr>
      <w:r w:rsidRPr="00040582">
        <w:rPr>
          <w:b/>
        </w:rPr>
        <w:t>Level 2</w:t>
      </w:r>
    </w:p>
    <w:p w:rsidR="00CB3068" w:rsidRDefault="00CB3068" w:rsidP="00CB3068">
      <w:pPr>
        <w:pStyle w:val="USDABody"/>
      </w:pPr>
      <w:r>
        <w:t xml:space="preserve">Level 2 evaluations are designed to measure the skills or knowledge gained by the participant </w:t>
      </w:r>
      <w:r>
        <w:lastRenderedPageBreak/>
        <w:t>during the training program. Level 2 evaluations are used formally in WBL courses only to ensure the successful completion of the WBL course. In ILT and ELT courses, instructors are able to assess the participant’s ability to complete review questions and hands-on exercises. However, we must rely on level 2 evaluations in the WBL courses to accomplish the assessment of the end users’ knowledge.</w:t>
      </w:r>
    </w:p>
    <w:p w:rsidR="00CB3068" w:rsidRDefault="00CB3068" w:rsidP="00CB3068">
      <w:pPr>
        <w:pStyle w:val="USDABody"/>
      </w:pPr>
      <w:r>
        <w:t>A quiz or assessment is developed as the final module of each course. The questions are multiple-choice or fill in the blank and based on the course objectives. A participant must pass the assessment with a score of 85% or higher to receive credit for completing the course. Participants have an unlimited number of attempts to pass the assessment.</w:t>
      </w:r>
    </w:p>
    <w:p w:rsidR="00CB3068" w:rsidRDefault="00CB3068" w:rsidP="00CB3068">
      <w:pPr>
        <w:pStyle w:val="USDAHeading2"/>
      </w:pPr>
      <w:bookmarkStart w:id="192" w:name="_Toc307916728"/>
      <w:bookmarkStart w:id="193" w:name="_Toc335924088"/>
      <w:r>
        <w:t>Completion of Courses</w:t>
      </w:r>
      <w:bookmarkEnd w:id="192"/>
      <w:bookmarkEnd w:id="193"/>
    </w:p>
    <w:p w:rsidR="00CB3068" w:rsidRDefault="00CB3068" w:rsidP="009C32D9">
      <w:pPr>
        <w:pStyle w:val="USDABody"/>
      </w:pPr>
      <w:r>
        <w:t xml:space="preserve">As the </w:t>
      </w:r>
      <w:r w:rsidR="00C17537">
        <w:t>MIDAS FSA Training Team</w:t>
      </w:r>
      <w:r w:rsidR="009C32D9">
        <w:t xml:space="preserve"> t</w:t>
      </w:r>
      <w:r>
        <w:t xml:space="preserve">raining </w:t>
      </w:r>
      <w:r w:rsidR="00D85AAA">
        <w:t>c</w:t>
      </w:r>
      <w:r>
        <w:t xml:space="preserve">urriculum is developed, the MIDAS </w:t>
      </w:r>
      <w:r w:rsidR="00195E46">
        <w:t xml:space="preserve">SI </w:t>
      </w:r>
      <w:r>
        <w:t xml:space="preserve">Training </w:t>
      </w:r>
      <w:r w:rsidR="00C22F46">
        <w:t>T</w:t>
      </w:r>
      <w:r>
        <w:t>eam will work with the Functional, Security and Change teams to identify courses that are considered business critical. For these courses, course completion will be required prior to receiving access to the SAP production environment.</w:t>
      </w:r>
    </w:p>
    <w:p w:rsidR="00CB3068" w:rsidRDefault="00CB3068" w:rsidP="00CB3068">
      <w:pPr>
        <w:pStyle w:val="USDAHeading1"/>
      </w:pPr>
      <w:bookmarkStart w:id="194" w:name="_Toc307916729"/>
      <w:bookmarkStart w:id="195" w:name="_Toc335924089"/>
      <w:r>
        <w:t>MIDAS Training Environment</w:t>
      </w:r>
      <w:bookmarkEnd w:id="194"/>
      <w:bookmarkEnd w:id="195"/>
    </w:p>
    <w:p w:rsidR="00CB3068" w:rsidRDefault="00CB3068" w:rsidP="00CB3068">
      <w:pPr>
        <w:pStyle w:val="USDABody"/>
      </w:pPr>
      <w:r>
        <w:t xml:space="preserve">The SAP training environment is an important part of Instructor Led Training, and the MIDAS </w:t>
      </w:r>
      <w:r w:rsidR="007F0A94">
        <w:t xml:space="preserve">SI </w:t>
      </w:r>
      <w:r>
        <w:t xml:space="preserve">Training </w:t>
      </w:r>
      <w:r w:rsidR="004B0B7C">
        <w:t xml:space="preserve">Team </w:t>
      </w:r>
      <w:r>
        <w:t>will work closely with the MIDAS Technical and Security teams in order to have an SAP environment available for users while training is being delivered.</w:t>
      </w:r>
    </w:p>
    <w:p w:rsidR="00CB3068" w:rsidRDefault="00CB3068" w:rsidP="00CB3068">
      <w:pPr>
        <w:pStyle w:val="USDABody"/>
      </w:pPr>
      <w:r>
        <w:t>After the development of end user training course outlines, the Training and Technical teams, with input from the Security and Functional teams, will develop a Training Client Plan that identifies the following:</w:t>
      </w:r>
    </w:p>
    <w:p w:rsidR="00CB3068" w:rsidRDefault="00CB3068" w:rsidP="00CB3068">
      <w:pPr>
        <w:pStyle w:val="USDABullet1"/>
      </w:pPr>
      <w:r>
        <w:t xml:space="preserve">Timing for the training environment </w:t>
      </w:r>
      <w:proofErr w:type="gramStart"/>
      <w:r>
        <w:t>build</w:t>
      </w:r>
      <w:proofErr w:type="gramEnd"/>
      <w:r w:rsidR="008D1149">
        <w:t>.</w:t>
      </w:r>
    </w:p>
    <w:p w:rsidR="00CB3068" w:rsidRDefault="00CB3068" w:rsidP="00CB3068">
      <w:pPr>
        <w:pStyle w:val="USDABullet1"/>
      </w:pPr>
      <w:r>
        <w:t>Number of clients required for training delivery and post training practice</w:t>
      </w:r>
      <w:r w:rsidR="008D1149">
        <w:t>.</w:t>
      </w:r>
    </w:p>
    <w:p w:rsidR="00CB3068" w:rsidRDefault="00CB3068" w:rsidP="00CB3068">
      <w:pPr>
        <w:pStyle w:val="USDABullet1"/>
      </w:pPr>
      <w:r>
        <w:t>Data requirements for hands-on participant exercises</w:t>
      </w:r>
      <w:r w:rsidR="008D1149">
        <w:t>.</w:t>
      </w:r>
    </w:p>
    <w:p w:rsidR="00CB3068" w:rsidRDefault="00CB3068" w:rsidP="00CB3068">
      <w:pPr>
        <w:pStyle w:val="USDABullet1"/>
      </w:pPr>
      <w:r>
        <w:t>Environment and client from which data will be copied from</w:t>
      </w:r>
      <w:r w:rsidR="008D1149">
        <w:t>.</w:t>
      </w:r>
    </w:p>
    <w:p w:rsidR="00CB3068" w:rsidRDefault="00CB3068" w:rsidP="00CB3068">
      <w:pPr>
        <w:pStyle w:val="USDABullet1"/>
      </w:pPr>
      <w:r>
        <w:t>Training ID requirements</w:t>
      </w:r>
      <w:r w:rsidR="008D1149">
        <w:t>.</w:t>
      </w:r>
    </w:p>
    <w:p w:rsidR="00CB3068" w:rsidRDefault="00CB3068" w:rsidP="00CB3068">
      <w:pPr>
        <w:pStyle w:val="USDABullet1"/>
      </w:pPr>
      <w:r>
        <w:t>Data refresh schedule</w:t>
      </w:r>
      <w:r w:rsidR="008D1149">
        <w:t>.</w:t>
      </w:r>
    </w:p>
    <w:p w:rsidR="00CB3068" w:rsidRDefault="00CB3068" w:rsidP="00CB3068">
      <w:pPr>
        <w:pStyle w:val="USDABody"/>
      </w:pPr>
      <w:r>
        <w:t>The initial build the SAP training environment normally is tasked after the completion of Integration Test - Cycle 2. After this cycle, the SAP configuration is typically stable and closely resembles the Production environment. In addition, the timing coincides with the development of hands on exercises and exercise data creation.</w:t>
      </w:r>
    </w:p>
    <w:p w:rsidR="00CB3068" w:rsidRDefault="00CB3068" w:rsidP="00CB3068">
      <w:pPr>
        <w:pStyle w:val="USDABody"/>
      </w:pPr>
      <w:r>
        <w:t>Prior to the build of the SAP training environment, the Training Developers will have access to specific SAP  Development and Quality Assurance environments for the purpose of developing training materials and performing a quality review of BPPs.</w:t>
      </w:r>
    </w:p>
    <w:p w:rsidR="00CB3068" w:rsidRDefault="009F55DA" w:rsidP="00CB3068">
      <w:pPr>
        <w:pStyle w:val="USDABody"/>
        <w:rPr>
          <w:ins w:id="196" w:author="Rohrer, Ken" w:date="2012-08-17T09:30:00Z"/>
        </w:rPr>
      </w:pPr>
      <w:r>
        <w:t xml:space="preserve">A current copy of Training Environment requirements are located in Appendix E and located in </w:t>
      </w:r>
      <w:r>
        <w:lastRenderedPageBreak/>
        <w:t xml:space="preserve">Solution Manager under </w:t>
      </w:r>
      <w:r w:rsidR="00CB3068">
        <w:t xml:space="preserve">the </w:t>
      </w:r>
      <w:r w:rsidR="00CB3068" w:rsidRPr="004B2B97">
        <w:rPr>
          <w:b/>
          <w:u w:val="single"/>
        </w:rPr>
        <w:t xml:space="preserve">MIDAS Training Environment Strategy </w:t>
      </w:r>
      <w:r w:rsidR="00CB3068">
        <w:t xml:space="preserve">located in Solution Manager under the menu path </w:t>
      </w:r>
      <w:r w:rsidR="00CB3068" w:rsidRPr="004B2B97">
        <w:rPr>
          <w:i/>
        </w:rPr>
        <w:t>Organizational Change Management &gt; Business Processes &gt; End User Training &gt; Create Training Environment</w:t>
      </w:r>
      <w:r w:rsidR="00CB3068">
        <w:t>.</w:t>
      </w:r>
      <w:ins w:id="197" w:author="SRA" w:date="2012-08-01T11:54:00Z">
        <w:r w:rsidR="00E12F06">
          <w:t xml:space="preserve"> </w:t>
        </w:r>
      </w:ins>
    </w:p>
    <w:p w:rsidR="00CE79D6" w:rsidRDefault="00CE79D6" w:rsidP="00CB3068">
      <w:pPr>
        <w:pStyle w:val="USDABody"/>
      </w:pPr>
    </w:p>
    <w:p w:rsidR="00CE79D6" w:rsidRPr="00CE79D6" w:rsidRDefault="00CE79D6" w:rsidP="00CE79D6">
      <w:pPr>
        <w:rPr>
          <w:rFonts w:ascii="Times New Roman" w:eastAsia="Times New Roman" w:hAnsi="Times New Roman"/>
          <w:bCs/>
          <w:iCs/>
          <w:sz w:val="24"/>
          <w:szCs w:val="24"/>
        </w:rPr>
      </w:pPr>
      <w:r w:rsidRPr="00CE79D6">
        <w:rPr>
          <w:rFonts w:ascii="Times New Roman" w:eastAsia="Times New Roman" w:hAnsi="Times New Roman"/>
          <w:bCs/>
          <w:iCs/>
          <w:sz w:val="24"/>
          <w:szCs w:val="24"/>
        </w:rPr>
        <w:t xml:space="preserve">The training environment must be created with full functionality, but with a dummy of master data and transactional data. Personally identifiable information (PII) will not be used, and great care will be given when creating dummy data that it is not drawn from existing PII. Having a subset of the data not only helps ensure good response time, but also helps ensure that end users are not overwhelmed with a large amount of data on their first experience with the system. </w:t>
      </w:r>
    </w:p>
    <w:p w:rsidR="00CE79D6" w:rsidRPr="00CE79D6" w:rsidRDefault="00CE79D6" w:rsidP="00CE79D6">
      <w:pPr>
        <w:rPr>
          <w:rFonts w:ascii="Times New Roman" w:eastAsia="Times New Roman" w:hAnsi="Times New Roman"/>
          <w:bCs/>
          <w:iCs/>
          <w:sz w:val="24"/>
          <w:szCs w:val="24"/>
        </w:rPr>
      </w:pPr>
      <w:r w:rsidRPr="00CE79D6">
        <w:rPr>
          <w:rFonts w:ascii="Times New Roman" w:eastAsia="Times New Roman" w:hAnsi="Times New Roman"/>
          <w:bCs/>
          <w:iCs/>
          <w:sz w:val="24"/>
          <w:szCs w:val="24"/>
        </w:rPr>
        <w:t>The MIDAS Training Team will work closely with the MIDAS Technical and Security Teams in order to have an SAP environment available for users while training is being delivered.</w:t>
      </w:r>
    </w:p>
    <w:p w:rsidR="00CE79D6" w:rsidRPr="00CE79D6" w:rsidRDefault="00CE79D6" w:rsidP="00CE79D6">
      <w:pPr>
        <w:rPr>
          <w:rFonts w:ascii="Times New Roman" w:eastAsia="Times New Roman" w:hAnsi="Times New Roman"/>
          <w:bCs/>
          <w:iCs/>
          <w:sz w:val="24"/>
          <w:szCs w:val="24"/>
        </w:rPr>
      </w:pPr>
      <w:r w:rsidRPr="00CE79D6">
        <w:rPr>
          <w:rFonts w:ascii="Times New Roman" w:eastAsia="Times New Roman" w:hAnsi="Times New Roman"/>
          <w:bCs/>
          <w:iCs/>
          <w:sz w:val="24"/>
          <w:szCs w:val="24"/>
        </w:rPr>
        <w:t>This End User Training Environment Strategy seeks to identify the following:</w:t>
      </w:r>
    </w:p>
    <w:p w:rsidR="00CE79D6" w:rsidRPr="00CE79D6" w:rsidRDefault="00CE79D6" w:rsidP="00CE79D6">
      <w:pPr>
        <w:pStyle w:val="USDABullet1"/>
        <w:ind w:left="360"/>
      </w:pPr>
      <w:r w:rsidRPr="00CE79D6">
        <w:t xml:space="preserve">Timing for the training environment </w:t>
      </w:r>
      <w:proofErr w:type="gramStart"/>
      <w:r w:rsidRPr="00CE79D6">
        <w:t>build</w:t>
      </w:r>
      <w:proofErr w:type="gramEnd"/>
      <w:r w:rsidRPr="00CE79D6">
        <w:t>.</w:t>
      </w:r>
    </w:p>
    <w:p w:rsidR="00CE79D6" w:rsidRPr="00CE79D6" w:rsidRDefault="00CE79D6" w:rsidP="00CE79D6">
      <w:pPr>
        <w:pStyle w:val="USDABullet1"/>
        <w:ind w:left="360"/>
      </w:pPr>
      <w:r w:rsidRPr="00CE79D6">
        <w:t>Number of clients required for training delivery and post training practice.</w:t>
      </w:r>
    </w:p>
    <w:p w:rsidR="00CE79D6" w:rsidRPr="00CE79D6" w:rsidRDefault="00CE79D6" w:rsidP="00CE79D6">
      <w:pPr>
        <w:pStyle w:val="USDABullet1"/>
        <w:ind w:left="360"/>
      </w:pPr>
      <w:r w:rsidRPr="00CE79D6">
        <w:t>Environment and client from which data will be copied.</w:t>
      </w:r>
    </w:p>
    <w:p w:rsidR="00CE79D6" w:rsidRPr="00CE79D6" w:rsidRDefault="00CE79D6" w:rsidP="00CE79D6">
      <w:pPr>
        <w:pStyle w:val="USDABullet1"/>
        <w:ind w:left="360"/>
      </w:pPr>
      <w:r w:rsidRPr="00CE79D6">
        <w:t>How data requirements will be identified and loaded into training client.</w:t>
      </w:r>
    </w:p>
    <w:p w:rsidR="00CE79D6" w:rsidRPr="00CE79D6" w:rsidRDefault="00CE79D6" w:rsidP="00CE79D6">
      <w:pPr>
        <w:pStyle w:val="USDABullet1"/>
        <w:ind w:left="360"/>
      </w:pPr>
      <w:r w:rsidRPr="00CE79D6">
        <w:t>Training ID requirements.</w:t>
      </w:r>
    </w:p>
    <w:p w:rsidR="00CE79D6" w:rsidRPr="00CE79D6" w:rsidRDefault="00CE79D6" w:rsidP="00CE79D6">
      <w:pPr>
        <w:pStyle w:val="USDABullet1"/>
        <w:ind w:left="360"/>
      </w:pPr>
      <w:r w:rsidRPr="00CE79D6">
        <w:t>Data refresh schedule.</w:t>
      </w:r>
    </w:p>
    <w:p w:rsidR="00CE79D6" w:rsidRDefault="00CE79D6" w:rsidP="00CB3068">
      <w:pPr>
        <w:pStyle w:val="USDABody"/>
      </w:pPr>
    </w:p>
    <w:p w:rsidR="00414E68" w:rsidRPr="00403F99" w:rsidRDefault="00414E68" w:rsidP="00E727A1">
      <w:pPr>
        <w:pStyle w:val="USDAHeading1"/>
        <w:numPr>
          <w:ilvl w:val="0"/>
          <w:numId w:val="1"/>
        </w:numPr>
        <w:ind w:left="0" w:firstLine="0"/>
        <w:rPr>
          <w:color w:val="FFFFFF" w:themeColor="background1"/>
        </w:rPr>
      </w:pPr>
      <w:bookmarkStart w:id="198" w:name="_Toc326514583"/>
      <w:bookmarkStart w:id="199" w:name="_Toc335924090"/>
      <w:r w:rsidRPr="00403F99">
        <w:rPr>
          <w:color w:val="FFFFFF" w:themeColor="background1"/>
        </w:rPr>
        <w:t xml:space="preserve">Training </w:t>
      </w:r>
      <w:bookmarkEnd w:id="198"/>
      <w:r w:rsidRPr="00403F99">
        <w:rPr>
          <w:color w:val="FFFFFF" w:themeColor="background1"/>
        </w:rPr>
        <w:t>Materials</w:t>
      </w:r>
      <w:bookmarkEnd w:id="199"/>
    </w:p>
    <w:p w:rsidR="00414E68" w:rsidRDefault="00E727A1" w:rsidP="00E727A1">
      <w:pPr>
        <w:pStyle w:val="USDAHeading2"/>
        <w:numPr>
          <w:ilvl w:val="1"/>
          <w:numId w:val="1"/>
        </w:numPr>
        <w:ind w:left="0" w:firstLine="0"/>
      </w:pPr>
      <w:bookmarkStart w:id="200" w:name="_Toc326514587"/>
      <w:r>
        <w:t xml:space="preserve">  </w:t>
      </w:r>
      <w:bookmarkStart w:id="201" w:name="_Toc335924091"/>
      <w:r w:rsidR="00414E68">
        <w:t>Training Materials Reproduction and Distribution</w:t>
      </w:r>
      <w:bookmarkEnd w:id="200"/>
      <w:bookmarkEnd w:id="201"/>
    </w:p>
    <w:p w:rsidR="00414E68" w:rsidRDefault="00414E68" w:rsidP="00414E68">
      <w:pPr>
        <w:pStyle w:val="USDABody"/>
      </w:pPr>
      <w:r>
        <w:t xml:space="preserve">The MIDAS SI Training </w:t>
      </w:r>
      <w:r w:rsidR="002C6B94">
        <w:t>T</w:t>
      </w:r>
      <w:r>
        <w:t>eam will develop a Reproduction and Distribution Plan that outlines all steps in the training material reproduction and distribution process ensuring delivery to the training locations in a timely manner.</w:t>
      </w:r>
    </w:p>
    <w:p w:rsidR="00414E68" w:rsidRDefault="00E727A1" w:rsidP="00E727A1">
      <w:pPr>
        <w:pStyle w:val="USDAHeading3"/>
        <w:numPr>
          <w:ilvl w:val="2"/>
          <w:numId w:val="1"/>
        </w:numPr>
        <w:ind w:left="0" w:firstLine="0"/>
      </w:pPr>
      <w:bookmarkStart w:id="202" w:name="_Toc326514588"/>
      <w:r>
        <w:t xml:space="preserve">  </w:t>
      </w:r>
      <w:bookmarkStart w:id="203" w:name="_Toc335924092"/>
      <w:r w:rsidR="00414E68">
        <w:t>Training Material Reproduction</w:t>
      </w:r>
      <w:bookmarkEnd w:id="202"/>
      <w:bookmarkEnd w:id="203"/>
    </w:p>
    <w:p w:rsidR="00414E68" w:rsidRDefault="00414E68" w:rsidP="00E727A1">
      <w:pPr>
        <w:pStyle w:val="USDABody"/>
      </w:pPr>
      <w:r>
        <w:t>Reproduction will be limited to black and white copies of two main components: Quick Reference Guides and Exercise Guides. Additional training materials will be referenced in class. As part of the enrollment process, participants will be given the option to access training materials online and print presentation slides prior to attending class.</w:t>
      </w:r>
    </w:p>
    <w:p w:rsidR="00414E68" w:rsidRDefault="00E727A1" w:rsidP="00E727A1">
      <w:pPr>
        <w:pStyle w:val="USDAHeading3"/>
        <w:numPr>
          <w:ilvl w:val="2"/>
          <w:numId w:val="1"/>
        </w:numPr>
        <w:ind w:left="0" w:firstLine="0"/>
      </w:pPr>
      <w:bookmarkStart w:id="204" w:name="_Toc326514589"/>
      <w:r>
        <w:t xml:space="preserve">  </w:t>
      </w:r>
      <w:bookmarkStart w:id="205" w:name="_Toc335924093"/>
      <w:r w:rsidR="00414E68">
        <w:t>Materials Distribution</w:t>
      </w:r>
      <w:bookmarkEnd w:id="204"/>
      <w:bookmarkEnd w:id="205"/>
    </w:p>
    <w:p w:rsidR="00414E68" w:rsidRDefault="00414E68" w:rsidP="00E727A1">
      <w:pPr>
        <w:pStyle w:val="USDABody"/>
      </w:pPr>
      <w:r>
        <w:t>FSA will ensure the timely delivery of all required training materials to each training site, with a comprehensive distribution schedule to be developed including all training phases and locations.</w:t>
      </w:r>
    </w:p>
    <w:p w:rsidR="00414E68" w:rsidRDefault="00E727A1" w:rsidP="00E727A1">
      <w:pPr>
        <w:pStyle w:val="USDAHeading2"/>
        <w:numPr>
          <w:ilvl w:val="1"/>
          <w:numId w:val="1"/>
        </w:numPr>
        <w:ind w:left="0" w:firstLine="0"/>
      </w:pPr>
      <w:bookmarkStart w:id="206" w:name="_Toc326514590"/>
      <w:r>
        <w:lastRenderedPageBreak/>
        <w:t xml:space="preserve">  </w:t>
      </w:r>
      <w:bookmarkStart w:id="207" w:name="_Toc335924094"/>
      <w:r w:rsidR="00414E68">
        <w:t>Contingency Planning</w:t>
      </w:r>
      <w:bookmarkEnd w:id="206"/>
      <w:bookmarkEnd w:id="207"/>
    </w:p>
    <w:p w:rsidR="00414E68" w:rsidRDefault="00414E68" w:rsidP="00414E68">
      <w:pPr>
        <w:pStyle w:val="USDABody"/>
      </w:pPr>
      <w:r>
        <w:t>Invariably in the delivery of instructor led SAP training, FSA will confront the issue where the training site loses connectivity to the SAP Training Client and/or the Training website. Although not optimal, FSA will plan for this contingency by having separate hardcopy materials available to proceed with training. Trainers will also have softcopies versions of the training materials provided to them during Train-the-Trainer.</w:t>
      </w:r>
    </w:p>
    <w:p w:rsidR="00414E68" w:rsidRDefault="00414E68" w:rsidP="00414E68">
      <w:pPr>
        <w:pStyle w:val="USDABody"/>
      </w:pPr>
      <w:r>
        <w:t>Whi</w:t>
      </w:r>
      <w:r w:rsidR="00EC6E79">
        <w:t>l</w:t>
      </w:r>
      <w:r>
        <w:t>e the site is experiencing technical difficulty; the FSA designated facility contact will further work to resolve the issue within a reasonable timeframe.</w:t>
      </w:r>
    </w:p>
    <w:p w:rsidR="00414E68" w:rsidRDefault="00414E68" w:rsidP="00414E68">
      <w:pPr>
        <w:pStyle w:val="USDABody"/>
      </w:pPr>
      <w:r>
        <w:t xml:space="preserve">Based on the duration of the connectivity issues and the complexity of the training course content, the </w:t>
      </w:r>
      <w:r w:rsidR="00EC6E79">
        <w:t>training</w:t>
      </w:r>
      <w:r>
        <w:t xml:space="preserve"> Lead will determine whether the training session is subject to cancellation and rescheduling.</w:t>
      </w:r>
    </w:p>
    <w:p w:rsidR="00005117" w:rsidRDefault="00005117" w:rsidP="00414E68">
      <w:pPr>
        <w:pStyle w:val="USDABody"/>
      </w:pPr>
    </w:p>
    <w:p w:rsidR="00414E68" w:rsidRDefault="00414E68" w:rsidP="00E727A1">
      <w:pPr>
        <w:pStyle w:val="USDAHeading1"/>
        <w:numPr>
          <w:ilvl w:val="0"/>
          <w:numId w:val="1"/>
        </w:numPr>
        <w:ind w:left="0" w:firstLine="0"/>
      </w:pPr>
      <w:bookmarkStart w:id="208" w:name="_Toc326514596"/>
      <w:bookmarkStart w:id="209" w:name="_Toc335924095"/>
      <w:r>
        <w:t>Training Participants</w:t>
      </w:r>
      <w:bookmarkEnd w:id="208"/>
      <w:bookmarkEnd w:id="209"/>
    </w:p>
    <w:p w:rsidR="00414E68" w:rsidRDefault="00414E68" w:rsidP="00414E68">
      <w:pPr>
        <w:pStyle w:val="USDABody"/>
      </w:pPr>
      <w:r>
        <w:t>Training participants are identified through a process called Role to Position Mapping which is completed during Realization by the MIDAS OCM team with input from the Functional and Security teams. Below is a brief overview of the Role to Process Mapping process to explain how training participants are identified.</w:t>
      </w:r>
    </w:p>
    <w:p w:rsidR="00414E68" w:rsidRDefault="00414E68" w:rsidP="00E727A1">
      <w:pPr>
        <w:pStyle w:val="USDAHeading2"/>
        <w:numPr>
          <w:ilvl w:val="1"/>
          <w:numId w:val="1"/>
        </w:numPr>
        <w:tabs>
          <w:tab w:val="clear" w:pos="576"/>
          <w:tab w:val="num" w:pos="720"/>
        </w:tabs>
        <w:ind w:left="0" w:firstLine="0"/>
      </w:pPr>
      <w:bookmarkStart w:id="210" w:name="_Toc326514597"/>
      <w:bookmarkStart w:id="211" w:name="_Toc335924096"/>
      <w:r>
        <w:t>Business Roles, Worksteps and Courses</w:t>
      </w:r>
      <w:bookmarkEnd w:id="210"/>
      <w:bookmarkEnd w:id="211"/>
    </w:p>
    <w:p w:rsidR="00414E68" w:rsidRDefault="00414E68" w:rsidP="00E727A1">
      <w:pPr>
        <w:pStyle w:val="USDABody"/>
      </w:pPr>
      <w:r>
        <w:t>At the same time the Functional team is designing the MIDAS business processes the OCM team is working with the Security and Functional teams to define the roles that will execute the business process. By the end of Blueprint, the Functional team is responsible for mapping each work step to a role.</w:t>
      </w:r>
    </w:p>
    <w:p w:rsidR="00414E68" w:rsidRDefault="00414E68" w:rsidP="00E727A1">
      <w:pPr>
        <w:pStyle w:val="USDABody"/>
      </w:pPr>
      <w:r>
        <w:t>Additionally, during curriculum development, roles are mapped to courses.</w:t>
      </w:r>
    </w:p>
    <w:p w:rsidR="00414E68" w:rsidRDefault="00414E68" w:rsidP="00E727A1">
      <w:pPr>
        <w:pStyle w:val="USDABody"/>
      </w:pPr>
    </w:p>
    <w:p w:rsidR="00414E68" w:rsidRDefault="00414E68" w:rsidP="00E727A1">
      <w:pPr>
        <w:pStyle w:val="USDABody"/>
        <w:keepNext/>
        <w:jc w:val="center"/>
      </w:pPr>
      <w:r w:rsidRPr="008E1765">
        <w:rPr>
          <w:noProof/>
        </w:rPr>
        <w:lastRenderedPageBreak/>
        <w:drawing>
          <wp:inline distT="0" distB="0" distL="0" distR="0">
            <wp:extent cx="5314286" cy="3485715"/>
            <wp:effectExtent l="19050" t="0" r="664" b="0"/>
            <wp:docPr id="1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5314286" cy="3485715"/>
                    </a:xfrm>
                    <a:prstGeom prst="rect">
                      <a:avLst/>
                    </a:prstGeom>
                  </pic:spPr>
                </pic:pic>
              </a:graphicData>
            </a:graphic>
          </wp:inline>
        </w:drawing>
      </w:r>
    </w:p>
    <w:p w:rsidR="00414E68" w:rsidRDefault="00414E68" w:rsidP="00E727A1">
      <w:pPr>
        <w:pStyle w:val="Caption"/>
      </w:pPr>
      <w:bookmarkStart w:id="212" w:name="_Toc332932130"/>
      <w:r>
        <w:t xml:space="preserve">Figure </w:t>
      </w:r>
      <w:fldSimple w:instr=" SEQ Figure \* ARABIC ">
        <w:r w:rsidR="001C6371">
          <w:rPr>
            <w:noProof/>
          </w:rPr>
          <w:t>8</w:t>
        </w:r>
      </w:fldSimple>
      <w:r>
        <w:t>: Business Roles, Worksteps, and Courses</w:t>
      </w:r>
      <w:bookmarkEnd w:id="212"/>
    </w:p>
    <w:p w:rsidR="00414E68" w:rsidRDefault="00414E68" w:rsidP="00E727A1">
      <w:pPr>
        <w:pStyle w:val="USDABody"/>
      </w:pPr>
      <w:r>
        <w:t>Activities are groups of related tasks that are accomplished to provide a work product. These work products often document the work completed and provide the means for quality and schedule monitoring.</w:t>
      </w:r>
    </w:p>
    <w:p w:rsidR="00414E68" w:rsidRDefault="00414E68" w:rsidP="00E727A1">
      <w:pPr>
        <w:pStyle w:val="USDABody"/>
      </w:pPr>
      <w:r>
        <w:t>Tasks are individual work steps that describe what needs to be done to complete the work associated within an activity. Typically, a completed task results in an interim work product. As a result, projects are planned at the task level. A combination of work products makes up the activity work product/s.</w:t>
      </w:r>
    </w:p>
    <w:p w:rsidR="00414E68" w:rsidRDefault="00414E68" w:rsidP="00E727A1">
      <w:pPr>
        <w:pStyle w:val="USDAHeading3"/>
        <w:numPr>
          <w:ilvl w:val="2"/>
          <w:numId w:val="1"/>
        </w:numPr>
        <w:ind w:left="0" w:firstLine="0"/>
      </w:pPr>
      <w:bookmarkStart w:id="213" w:name="_Toc326514598"/>
      <w:bookmarkStart w:id="214" w:name="_Toc335924097"/>
      <w:r>
        <w:t>End User Identification</w:t>
      </w:r>
      <w:bookmarkEnd w:id="213"/>
      <w:bookmarkEnd w:id="214"/>
    </w:p>
    <w:p w:rsidR="00414E68" w:rsidRDefault="00414E68" w:rsidP="00E727A1">
      <w:pPr>
        <w:pStyle w:val="USDABody"/>
      </w:pPr>
      <w:r>
        <w:t>The next step is to identify participants that will be mapped to business roles. The outcome of this step is to identify all users that will attend training and the security profiles for each user.</w:t>
      </w:r>
    </w:p>
    <w:p w:rsidR="00414E68" w:rsidRDefault="00414E68" w:rsidP="00E727A1">
      <w:pPr>
        <w:pStyle w:val="USDABody"/>
      </w:pPr>
      <w:r>
        <w:t xml:space="preserve">During Realization, the OCM team will identify people within each State/District to serve as “Role </w:t>
      </w:r>
      <w:proofErr w:type="spellStart"/>
      <w:r>
        <w:t>Mappers</w:t>
      </w:r>
      <w:proofErr w:type="spellEnd"/>
      <w:r>
        <w:t xml:space="preserve">”. These Role </w:t>
      </w:r>
      <w:proofErr w:type="spellStart"/>
      <w:r>
        <w:t>Mappers</w:t>
      </w:r>
      <w:proofErr w:type="spellEnd"/>
      <w:r>
        <w:t xml:space="preserve"> will be responsible for identifying the roles that should be assigned to each person whose position within FSA is impacted by the MIDAS project. These role mappings will be validated by the OCM, Functional, and Security teams.</w:t>
      </w:r>
    </w:p>
    <w:p w:rsidR="00414E68" w:rsidRDefault="00414E68" w:rsidP="00E727A1">
      <w:pPr>
        <w:pStyle w:val="USDABody"/>
      </w:pPr>
      <w:r>
        <w:t>For the scope of this plan, and for the purpose of preparing Government staff to use MIDAS as an end-user, there is no distinction between users by business group (Government IT Staff, FSA Program Staff, and End User). All users are mapped to a security-enabled SAP profile and training is customized to that role.</w:t>
      </w:r>
    </w:p>
    <w:p w:rsidR="00414E68" w:rsidRDefault="00414E68" w:rsidP="00E727A1">
      <w:pPr>
        <w:pStyle w:val="USDAHeading3"/>
        <w:numPr>
          <w:ilvl w:val="2"/>
          <w:numId w:val="1"/>
        </w:numPr>
        <w:ind w:left="0" w:firstLine="0"/>
      </w:pPr>
      <w:bookmarkStart w:id="215" w:name="_Toc326514599"/>
      <w:bookmarkStart w:id="216" w:name="_Toc335924098"/>
      <w:r>
        <w:lastRenderedPageBreak/>
        <w:t>Computer Proficiency Assessment</w:t>
      </w:r>
      <w:bookmarkEnd w:id="215"/>
      <w:bookmarkEnd w:id="216"/>
    </w:p>
    <w:p w:rsidR="00414E68" w:rsidRDefault="00414E68" w:rsidP="00E727A1">
      <w:pPr>
        <w:pStyle w:val="USDABody"/>
      </w:pPr>
      <w:r>
        <w:t>Prior to delivering a system’s training session, it is important to understand the audience’s level of technical expertise. FSA is responsible for assessing the basic technical knowledge of its staff and ensuring that personnel who are considered to lack the baseline skills receive the appropriate level of training to guarantee a minimum competency level.</w:t>
      </w:r>
    </w:p>
    <w:p w:rsidR="00414E68" w:rsidRDefault="00414E68" w:rsidP="00E727A1">
      <w:pPr>
        <w:pStyle w:val="USDAHeading3"/>
        <w:numPr>
          <w:ilvl w:val="2"/>
          <w:numId w:val="1"/>
        </w:numPr>
        <w:ind w:left="0" w:firstLine="0"/>
      </w:pPr>
      <w:bookmarkStart w:id="217" w:name="_Toc326514600"/>
      <w:bookmarkStart w:id="218" w:name="_Toc335924099"/>
      <w:r>
        <w:t>AgLearn Trainee Participation Management</w:t>
      </w:r>
      <w:bookmarkEnd w:id="217"/>
      <w:bookmarkEnd w:id="218"/>
    </w:p>
    <w:p w:rsidR="00414E68" w:rsidRDefault="00414E68" w:rsidP="00E727A1">
      <w:pPr>
        <w:pStyle w:val="USDABody"/>
      </w:pPr>
      <w:r>
        <w:t>FSA will utilize AgLearn, their Learning Management System, to manage the enrollment of participants in courses as well as their subsequent course attendance. FSA will evaluate a threshold attendance participation rate for critical SAP courses for each.</w:t>
      </w:r>
    </w:p>
    <w:p w:rsidR="00414E68" w:rsidRDefault="00414E68" w:rsidP="00E727A1">
      <w:pPr>
        <w:pStyle w:val="USDABody"/>
      </w:pPr>
      <w:r>
        <w:t xml:space="preserve">Users mapped to MIDAS courses will receive a message from the MIDAS Communication team 4 to 6 weeks in advance of the first training date notifying them of the courses in which they need to enroll. Each </w:t>
      </w:r>
      <w:r w:rsidR="00EC6E79">
        <w:t>user and/or state training co</w:t>
      </w:r>
      <w:r w:rsidR="00515611">
        <w:t>o</w:t>
      </w:r>
      <w:r w:rsidR="00EC6E79">
        <w:t xml:space="preserve">rdinators </w:t>
      </w:r>
      <w:proofErr w:type="gramStart"/>
      <w:r w:rsidR="00EC6E79">
        <w:t xml:space="preserve">are </w:t>
      </w:r>
      <w:r>
        <w:t xml:space="preserve"> responsible</w:t>
      </w:r>
      <w:proofErr w:type="gramEnd"/>
      <w:r>
        <w:t xml:space="preserve"> for enrolling </w:t>
      </w:r>
      <w:r w:rsidR="00EC6E79">
        <w:t>students</w:t>
      </w:r>
      <w:r>
        <w:t xml:space="preserve"> in the appropriate training courses using AgLearn.</w:t>
      </w:r>
    </w:p>
    <w:p w:rsidR="00414E68" w:rsidRDefault="00414E68" w:rsidP="00E727A1">
      <w:pPr>
        <w:pStyle w:val="USDAHeading3"/>
        <w:numPr>
          <w:ilvl w:val="2"/>
          <w:numId w:val="1"/>
        </w:numPr>
        <w:ind w:left="0" w:firstLine="0"/>
      </w:pPr>
      <w:bookmarkStart w:id="219" w:name="_Toc326514601"/>
      <w:bookmarkStart w:id="220" w:name="_Toc335924100"/>
      <w:r>
        <w:t>Required versus Recommend MIDAS Training</w:t>
      </w:r>
      <w:bookmarkEnd w:id="219"/>
      <w:bookmarkEnd w:id="220"/>
    </w:p>
    <w:p w:rsidR="00414E68" w:rsidRDefault="00414E68" w:rsidP="00E727A1">
      <w:pPr>
        <w:pStyle w:val="USDABody"/>
      </w:pPr>
      <w:r>
        <w:t>For the scope of this plan, all training associated with a MIDAS security role is considered required training and a logon ID will not be provided to individuals until all training has been successfully passed.</w:t>
      </w:r>
    </w:p>
    <w:p w:rsidR="00CB3068" w:rsidRDefault="00CB3068" w:rsidP="00CB3068">
      <w:pPr>
        <w:pStyle w:val="USDAHeading1"/>
      </w:pPr>
      <w:bookmarkStart w:id="221" w:name="_Toc307916730"/>
      <w:bookmarkStart w:id="222" w:name="_Toc335924101"/>
      <w:r>
        <w:t>Training Logistics</w:t>
      </w:r>
      <w:bookmarkEnd w:id="221"/>
      <w:bookmarkEnd w:id="222"/>
    </w:p>
    <w:p w:rsidR="00CB3068" w:rsidRDefault="00CB3068" w:rsidP="00CB3068">
      <w:pPr>
        <w:pStyle w:val="USDABody"/>
      </w:pPr>
      <w:r>
        <w:t>The logistical considerations for the MIDAS project implementation of SAP involve the following: 1) assessing the suitability of each training site; 2) scheduling when and where each training session will be held; 3) preparing each training site subsequent to selection; and 4) ensuring all necessary documentation has been checked for accuracy, generated and duplicated prior to commencement of each training event. These topics will be individually addressed in the following sections:</w:t>
      </w:r>
    </w:p>
    <w:p w:rsidR="00CB3068" w:rsidRDefault="00CB3068" w:rsidP="00CB3068">
      <w:pPr>
        <w:pStyle w:val="USDABullet1"/>
      </w:pPr>
      <w:r>
        <w:t>Site Suitability</w:t>
      </w:r>
      <w:r w:rsidR="008D1149">
        <w:t>.</w:t>
      </w:r>
    </w:p>
    <w:p w:rsidR="00CB3068" w:rsidRDefault="00CB3068" w:rsidP="00CB3068">
      <w:pPr>
        <w:pStyle w:val="USDABullet1"/>
      </w:pPr>
      <w:r>
        <w:t>Facility Coordination</w:t>
      </w:r>
      <w:r w:rsidR="008D1149">
        <w:t>.</w:t>
      </w:r>
    </w:p>
    <w:p w:rsidR="00CB3068" w:rsidRDefault="00CB3068" w:rsidP="00CB3068">
      <w:pPr>
        <w:pStyle w:val="USDABullet1"/>
      </w:pPr>
      <w:r>
        <w:t>Facility Preparation</w:t>
      </w:r>
      <w:r w:rsidR="008D1149">
        <w:t>.</w:t>
      </w:r>
    </w:p>
    <w:p w:rsidR="00CB3068" w:rsidRDefault="00CB3068" w:rsidP="00CB3068">
      <w:pPr>
        <w:pStyle w:val="USDABullet1"/>
      </w:pPr>
      <w:r>
        <w:t>Training Materials Reproduction and Distribution</w:t>
      </w:r>
      <w:r w:rsidR="008D1149">
        <w:t>.</w:t>
      </w:r>
    </w:p>
    <w:p w:rsidR="00CB3068" w:rsidRDefault="00CB3068" w:rsidP="00CB3068">
      <w:pPr>
        <w:pStyle w:val="USDABullet1"/>
      </w:pPr>
      <w:r>
        <w:t>Contingency Planning</w:t>
      </w:r>
      <w:r w:rsidR="008D1149">
        <w:t>.</w:t>
      </w:r>
    </w:p>
    <w:p w:rsidR="00CB3068" w:rsidRDefault="00CB3068" w:rsidP="00CB3068">
      <w:pPr>
        <w:pStyle w:val="USDABullet1"/>
      </w:pPr>
      <w:r>
        <w:t>Virtual Classroom Delivery Quality</w:t>
      </w:r>
      <w:r w:rsidR="008D1149">
        <w:t>.</w:t>
      </w:r>
    </w:p>
    <w:p w:rsidR="00CB3068" w:rsidRDefault="00CB3068" w:rsidP="00CB3068">
      <w:pPr>
        <w:pStyle w:val="USDABullet1"/>
      </w:pPr>
      <w:r>
        <w:t>Virtual Classroom Conference Call Hosting</w:t>
      </w:r>
      <w:r w:rsidR="008D1149">
        <w:t>.</w:t>
      </w:r>
    </w:p>
    <w:p w:rsidR="00CB3068" w:rsidRDefault="00CB3068" w:rsidP="00CB3068">
      <w:pPr>
        <w:pStyle w:val="USDABullet1"/>
      </w:pPr>
      <w:r>
        <w:t>Training Schedule</w:t>
      </w:r>
      <w:r w:rsidR="008D1149">
        <w:t>.</w:t>
      </w:r>
    </w:p>
    <w:p w:rsidR="00CB3068" w:rsidRDefault="00CB3068" w:rsidP="00CB3068">
      <w:pPr>
        <w:pStyle w:val="USDAHeading2"/>
      </w:pPr>
      <w:bookmarkStart w:id="223" w:name="_Toc307916731"/>
      <w:bookmarkStart w:id="224" w:name="_Toc335924102"/>
      <w:r>
        <w:lastRenderedPageBreak/>
        <w:t>Site Suitability</w:t>
      </w:r>
      <w:bookmarkEnd w:id="223"/>
      <w:bookmarkEnd w:id="224"/>
      <w:r>
        <w:t xml:space="preserve"> </w:t>
      </w:r>
    </w:p>
    <w:p w:rsidR="00CB3068" w:rsidRDefault="00CB3068" w:rsidP="00CB3068">
      <w:pPr>
        <w:pStyle w:val="USDABody"/>
      </w:pPr>
      <w:r>
        <w:t>Site suitability will first be determined by identifying sites that meet the minimum technological requirements. The following Technical Infrastructure Readiness table describes the minimum technical requirements required to conduct successful SAP training sessions. FSA will be responsible for reviewing the proposed training facilities and verifying their adequacy for the deployment of SAP training. FSA will then confirm the site readiness validating the training site against the verification checklist.</w:t>
      </w:r>
    </w:p>
    <w:p w:rsidR="00CB3068" w:rsidRDefault="00CB3068" w:rsidP="00CB3068">
      <w:pPr>
        <w:pStyle w:val="USDABody"/>
      </w:pPr>
      <w:r>
        <w:t>This element of the strategy will focus on the following areas as related to training logistics:</w:t>
      </w:r>
    </w:p>
    <w:p w:rsidR="00CB3068" w:rsidRDefault="00CB3068" w:rsidP="00CB3068">
      <w:pPr>
        <w:pStyle w:val="USDABullet1"/>
      </w:pPr>
      <w:r>
        <w:t>Training Facilities and Equipment</w:t>
      </w:r>
      <w:r w:rsidR="008D1149">
        <w:t>.</w:t>
      </w:r>
    </w:p>
    <w:p w:rsidR="00CB3068" w:rsidRDefault="00CB3068" w:rsidP="00CB3068">
      <w:pPr>
        <w:pStyle w:val="USDABullet1"/>
      </w:pPr>
      <w:r>
        <w:t>Training Schedule</w:t>
      </w:r>
      <w:r w:rsidR="008D1149">
        <w:t>.</w:t>
      </w:r>
    </w:p>
    <w:p w:rsidR="00CB3068" w:rsidRDefault="00CB3068" w:rsidP="00CB3068">
      <w:pPr>
        <w:pStyle w:val="USDABullet1"/>
      </w:pPr>
      <w:r>
        <w:t>Participant Registration and Tracking</w:t>
      </w:r>
      <w:r w:rsidR="008D1149">
        <w:t>.</w:t>
      </w:r>
    </w:p>
    <w:p w:rsidR="00F4364E" w:rsidRDefault="00CB3068" w:rsidP="00F4364E">
      <w:pPr>
        <w:pStyle w:val="USDABullet1"/>
      </w:pPr>
      <w:r>
        <w:t>Materials Reproduction</w:t>
      </w:r>
    </w:p>
    <w:p w:rsidR="00CB3068" w:rsidRDefault="00CB3068" w:rsidP="00CB3068">
      <w:pPr>
        <w:spacing w:after="0" w:line="240" w:lineRule="auto"/>
        <w:rPr>
          <w:rFonts w:ascii="Times New Roman" w:eastAsia="Times New Roman" w:hAnsi="Times New Roman"/>
          <w:bCs/>
          <w:iCs/>
          <w:color w:val="000000" w:themeColor="text1"/>
          <w:sz w:val="24"/>
          <w:szCs w:val="24"/>
        </w:rPr>
      </w:pPr>
      <w:r>
        <w:br w:type="page"/>
      </w:r>
    </w:p>
    <w:tbl>
      <w:tblPr>
        <w:tblStyle w:val="TableGrid"/>
        <w:tblW w:w="0" w:type="auto"/>
        <w:tblLook w:val="04A0"/>
      </w:tblPr>
      <w:tblGrid>
        <w:gridCol w:w="4788"/>
        <w:gridCol w:w="4788"/>
      </w:tblGrid>
      <w:tr w:rsidR="00CB3068" w:rsidTr="001F56A0">
        <w:tc>
          <w:tcPr>
            <w:tcW w:w="9576" w:type="dxa"/>
            <w:gridSpan w:val="2"/>
            <w:shd w:val="clear" w:color="auto" w:fill="004800"/>
          </w:tcPr>
          <w:p w:rsidR="00CB3068" w:rsidRPr="006F3DD8" w:rsidRDefault="00CB3068" w:rsidP="001F56A0">
            <w:pPr>
              <w:pStyle w:val="USDATableBody"/>
              <w:rPr>
                <w:b/>
                <w:color w:val="FFFFFF" w:themeColor="background1"/>
                <w:sz w:val="22"/>
              </w:rPr>
            </w:pPr>
            <w:r w:rsidRPr="006F3DD8">
              <w:rPr>
                <w:b/>
                <w:color w:val="FFFFFF" w:themeColor="background1"/>
                <w:sz w:val="22"/>
              </w:rPr>
              <w:lastRenderedPageBreak/>
              <w:t xml:space="preserve">Computers – 26 per room (1 per student (up to 25/session) plus 1 per </w:t>
            </w:r>
            <w:r w:rsidR="004B2B97">
              <w:rPr>
                <w:b/>
                <w:color w:val="FFFFFF" w:themeColor="background1"/>
                <w:sz w:val="22"/>
              </w:rPr>
              <w:t xml:space="preserve">primary </w:t>
            </w:r>
            <w:r w:rsidRPr="006F3DD8">
              <w:rPr>
                <w:b/>
                <w:color w:val="FFFFFF" w:themeColor="background1"/>
                <w:sz w:val="22"/>
              </w:rPr>
              <w:t>instructor)</w:t>
            </w:r>
          </w:p>
          <w:p w:rsidR="00CB3068" w:rsidRPr="00F1114A" w:rsidRDefault="00CB3068" w:rsidP="001F56A0">
            <w:pPr>
              <w:pStyle w:val="USDATableBody"/>
            </w:pPr>
            <w:r w:rsidRPr="006F3DD8">
              <w:rPr>
                <w:b/>
                <w:color w:val="FFFFFF" w:themeColor="background1"/>
                <w:sz w:val="22"/>
              </w:rPr>
              <w:t>Each computer must have the following:</w:t>
            </w:r>
          </w:p>
        </w:tc>
      </w:tr>
      <w:tr w:rsidR="00CB3068" w:rsidTr="001F56A0">
        <w:tc>
          <w:tcPr>
            <w:tcW w:w="4788" w:type="dxa"/>
          </w:tcPr>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Intel 150 MHz Processor or greater</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512 MB RAM</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280 MB Available hard disk space</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2 MB Video card with 16 million colors at 1024x768 resolution</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Microsoft Windows XP OS or higher</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Microsoft Windows 2000 SP4 or XP Professional SP3</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IE Browser version 7 or above</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Beyond Trust or Active X</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SAPGUI installed</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SecuRemote</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Adobe Acrobat Reader 8.0, 9.0, or 9.1 or higher to view PDF output</w:t>
            </w:r>
          </w:p>
          <w:p w:rsidR="00CB3068" w:rsidRDefault="00CB3068" w:rsidP="004C7BE3">
            <w:pPr>
              <w:pStyle w:val="ListParagraph"/>
              <w:keepNext/>
              <w:keepLines/>
              <w:numPr>
                <w:ilvl w:val="0"/>
                <w:numId w:val="17"/>
              </w:numPr>
              <w:tabs>
                <w:tab w:val="left" w:pos="468"/>
              </w:tabs>
              <w:spacing w:before="120" w:after="0" w:line="240" w:lineRule="auto"/>
              <w:contextualSpacing w:val="0"/>
              <w:outlineLvl w:val="3"/>
            </w:pPr>
            <w:r w:rsidRPr="006F3DD8">
              <w:rPr>
                <w:rFonts w:ascii="Times New Roman" w:hAnsi="Times New Roman"/>
                <w:sz w:val="20"/>
                <w:szCs w:val="20"/>
              </w:rPr>
              <w:t>Adobe Flash Player 8.0, 9.0, or 10.0 to view Flash output</w:t>
            </w:r>
          </w:p>
        </w:tc>
        <w:tc>
          <w:tcPr>
            <w:tcW w:w="4788" w:type="dxa"/>
          </w:tcPr>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LAN/WAN Connectivity</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 xml:space="preserve">Support for Federal Desktop Core Configuration (FDCC) Major </w:t>
            </w:r>
            <w:proofErr w:type="gramStart"/>
            <w:r w:rsidRPr="006F3DD8">
              <w:rPr>
                <w:rFonts w:ascii="Times New Roman" w:hAnsi="Times New Roman"/>
                <w:sz w:val="20"/>
              </w:rPr>
              <w:t>version</w:t>
            </w:r>
            <w:proofErr w:type="gramEnd"/>
            <w:r w:rsidRPr="006F3DD8">
              <w:rPr>
                <w:rFonts w:ascii="Times New Roman" w:hAnsi="Times New Roman"/>
                <w:sz w:val="20"/>
              </w:rPr>
              <w:t xml:space="preserve"> 1.2 (2009 Q1) of Microsoft Windows XP Professional SP2/SP3.</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Color SVGA monitor and display adapter, 1024x768 resolution, 256 colors</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Computer mouse, 1 per laptop</w:t>
            </w:r>
          </w:p>
          <w:p w:rsidR="00CB3068" w:rsidRDefault="00CB3068" w:rsidP="004C7BE3">
            <w:pPr>
              <w:pStyle w:val="ListParagraph"/>
              <w:keepNext/>
              <w:keepLines/>
              <w:numPr>
                <w:ilvl w:val="0"/>
                <w:numId w:val="17"/>
              </w:numPr>
              <w:tabs>
                <w:tab w:val="left" w:pos="468"/>
              </w:tabs>
              <w:spacing w:before="120" w:after="0" w:line="240" w:lineRule="auto"/>
              <w:contextualSpacing w:val="0"/>
              <w:outlineLvl w:val="3"/>
            </w:pPr>
            <w:r w:rsidRPr="006F3DD8">
              <w:rPr>
                <w:rFonts w:ascii="Times New Roman" w:hAnsi="Times New Roman"/>
                <w:sz w:val="20"/>
              </w:rPr>
              <w:t>1 printer per classroom, networked to all training laptops</w:t>
            </w:r>
          </w:p>
        </w:tc>
      </w:tr>
      <w:tr w:rsidR="00CB3068" w:rsidTr="001F56A0">
        <w:tc>
          <w:tcPr>
            <w:tcW w:w="9576" w:type="dxa"/>
            <w:gridSpan w:val="2"/>
            <w:shd w:val="clear" w:color="auto" w:fill="004800"/>
          </w:tcPr>
          <w:p w:rsidR="00CB3068" w:rsidRPr="00AF7F8F" w:rsidRDefault="00CB3068" w:rsidP="001F56A0">
            <w:pPr>
              <w:rPr>
                <w:rFonts w:ascii="Times New Roman" w:hAnsi="Times New Roman"/>
                <w:b/>
              </w:rPr>
            </w:pPr>
            <w:r w:rsidRPr="00AF7F8F">
              <w:rPr>
                <w:rFonts w:ascii="Times New Roman" w:hAnsi="Times New Roman"/>
                <w:b/>
              </w:rPr>
              <w:t>Each Classroom should have:</w:t>
            </w:r>
          </w:p>
        </w:tc>
      </w:tr>
      <w:tr w:rsidR="00CB3068" w:rsidTr="001F56A0">
        <w:tc>
          <w:tcPr>
            <w:tcW w:w="4788" w:type="dxa"/>
          </w:tcPr>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Room available to instructor 1 hour prior/after class session</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Local IT Support contact</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Computer logon procedures for training room computers</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Projector, extra batteries for remote control (if used) and spare lamps</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Screen or white backdrop for projection</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Appropriate number of network hubs and cables</w:t>
            </w:r>
          </w:p>
          <w:p w:rsidR="00CB3068" w:rsidRDefault="00CB3068" w:rsidP="004C7BE3">
            <w:pPr>
              <w:pStyle w:val="ListParagraph"/>
              <w:keepNext/>
              <w:keepLines/>
              <w:numPr>
                <w:ilvl w:val="0"/>
                <w:numId w:val="17"/>
              </w:numPr>
              <w:tabs>
                <w:tab w:val="left" w:pos="468"/>
              </w:tabs>
              <w:spacing w:before="120" w:after="0" w:line="240" w:lineRule="auto"/>
              <w:contextualSpacing w:val="0"/>
              <w:outlineLvl w:val="3"/>
            </w:pPr>
            <w:r w:rsidRPr="006F3DD8">
              <w:rPr>
                <w:rFonts w:ascii="Times New Roman" w:hAnsi="Times New Roman"/>
                <w:sz w:val="20"/>
              </w:rPr>
              <w:t>Appropriate number of electrical connections to support number of laptops</w:t>
            </w:r>
          </w:p>
        </w:tc>
        <w:tc>
          <w:tcPr>
            <w:tcW w:w="4788" w:type="dxa"/>
          </w:tcPr>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Clock</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Training Coordinator contact</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Large flip chart for parking lot questions</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Whiteboard</w:t>
            </w:r>
          </w:p>
          <w:p w:rsidR="00CB3068" w:rsidRPr="006F3DD8" w:rsidRDefault="00CB3068" w:rsidP="004C7BE3">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Markers for flip chart, whiteboard plus eraser for whiteboard</w:t>
            </w:r>
          </w:p>
          <w:p w:rsidR="00CB3068" w:rsidRDefault="00CB3068" w:rsidP="004C7BE3">
            <w:pPr>
              <w:pStyle w:val="ListParagraph"/>
              <w:keepNext/>
              <w:keepLines/>
              <w:numPr>
                <w:ilvl w:val="0"/>
                <w:numId w:val="17"/>
              </w:numPr>
              <w:tabs>
                <w:tab w:val="left" w:pos="468"/>
              </w:tabs>
              <w:spacing w:before="120" w:after="0" w:line="240" w:lineRule="auto"/>
              <w:contextualSpacing w:val="0"/>
              <w:outlineLvl w:val="3"/>
            </w:pPr>
            <w:r w:rsidRPr="006F3DD8">
              <w:rPr>
                <w:rFonts w:ascii="Times New Roman" w:hAnsi="Times New Roman"/>
                <w:sz w:val="20"/>
                <w:szCs w:val="20"/>
              </w:rPr>
              <w:t>Spare pens for participants</w:t>
            </w:r>
          </w:p>
        </w:tc>
      </w:tr>
      <w:tr w:rsidR="00CB3068" w:rsidTr="00AF7F8F">
        <w:tc>
          <w:tcPr>
            <w:tcW w:w="9576" w:type="dxa"/>
            <w:gridSpan w:val="2"/>
            <w:shd w:val="clear" w:color="auto" w:fill="004800"/>
            <w:vAlign w:val="bottom"/>
          </w:tcPr>
          <w:p w:rsidR="00CB3068" w:rsidRPr="00AF7F8F" w:rsidRDefault="00CB3068" w:rsidP="00AF7F8F">
            <w:pPr>
              <w:rPr>
                <w:rFonts w:ascii="Times New Roman" w:hAnsi="Times New Roman"/>
                <w:b/>
              </w:rPr>
            </w:pPr>
            <w:r w:rsidRPr="00AF7F8F">
              <w:rPr>
                <w:rFonts w:ascii="Times New Roman" w:hAnsi="Times New Roman"/>
                <w:b/>
              </w:rPr>
              <w:t>Each Training Session should be prepared with:</w:t>
            </w:r>
          </w:p>
        </w:tc>
      </w:tr>
      <w:tr w:rsidR="00CB3068" w:rsidTr="001F56A0">
        <w:tc>
          <w:tcPr>
            <w:tcW w:w="4788" w:type="dxa"/>
          </w:tcPr>
          <w:p w:rsidR="00CB3068" w:rsidRPr="006F3DD8" w:rsidRDefault="00CB3068" w:rsidP="00CB3068">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A set of all course-specific training materials for each participant</w:t>
            </w:r>
          </w:p>
          <w:p w:rsidR="00CB3068" w:rsidRPr="006F3DD8" w:rsidRDefault="00CB3068" w:rsidP="00CB3068">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szCs w:val="20"/>
              </w:rPr>
            </w:pPr>
            <w:r w:rsidRPr="006F3DD8">
              <w:rPr>
                <w:rFonts w:ascii="Times New Roman" w:hAnsi="Times New Roman"/>
                <w:sz w:val="20"/>
                <w:szCs w:val="20"/>
              </w:rPr>
              <w:t>Sufficient tables/chairs for each person to have their own work space</w:t>
            </w:r>
          </w:p>
          <w:p w:rsidR="00CB3068" w:rsidRDefault="00CB3068" w:rsidP="00CB3068">
            <w:pPr>
              <w:pStyle w:val="ListParagraph"/>
              <w:keepNext/>
              <w:keepLines/>
              <w:numPr>
                <w:ilvl w:val="0"/>
                <w:numId w:val="17"/>
              </w:numPr>
              <w:tabs>
                <w:tab w:val="left" w:pos="468"/>
              </w:tabs>
              <w:spacing w:before="120" w:after="0" w:line="240" w:lineRule="auto"/>
              <w:contextualSpacing w:val="0"/>
              <w:outlineLvl w:val="3"/>
            </w:pPr>
            <w:r w:rsidRPr="006F3DD8">
              <w:rPr>
                <w:rFonts w:ascii="Times New Roman" w:hAnsi="Times New Roman"/>
                <w:sz w:val="20"/>
                <w:szCs w:val="20"/>
              </w:rPr>
              <w:t>Sign on door with course title, date and start time</w:t>
            </w:r>
          </w:p>
        </w:tc>
        <w:tc>
          <w:tcPr>
            <w:tcW w:w="4788" w:type="dxa"/>
          </w:tcPr>
          <w:p w:rsidR="00CB3068" w:rsidRPr="006F3DD8" w:rsidRDefault="00CB3068" w:rsidP="00CB3068">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Name tents</w:t>
            </w:r>
          </w:p>
          <w:p w:rsidR="00CB3068" w:rsidRPr="006F3DD8" w:rsidRDefault="00CB3068" w:rsidP="00CB3068">
            <w:pPr>
              <w:pStyle w:val="ListParagraph"/>
              <w:keepNext/>
              <w:keepLines/>
              <w:numPr>
                <w:ilvl w:val="0"/>
                <w:numId w:val="17"/>
              </w:numPr>
              <w:tabs>
                <w:tab w:val="left" w:pos="468"/>
              </w:tabs>
              <w:spacing w:before="120" w:after="0" w:line="240" w:lineRule="auto"/>
              <w:contextualSpacing w:val="0"/>
              <w:outlineLvl w:val="3"/>
              <w:rPr>
                <w:rFonts w:ascii="Times New Roman" w:hAnsi="Times New Roman"/>
                <w:sz w:val="20"/>
              </w:rPr>
            </w:pPr>
            <w:r w:rsidRPr="006F3DD8">
              <w:rPr>
                <w:rFonts w:ascii="Times New Roman" w:hAnsi="Times New Roman"/>
                <w:sz w:val="20"/>
              </w:rPr>
              <w:t>Class roster printed out</w:t>
            </w:r>
          </w:p>
          <w:p w:rsidR="00CB3068" w:rsidRDefault="00CB3068" w:rsidP="00CB3068">
            <w:pPr>
              <w:pStyle w:val="ListParagraph"/>
              <w:keepNext/>
              <w:keepLines/>
              <w:numPr>
                <w:ilvl w:val="0"/>
                <w:numId w:val="17"/>
              </w:numPr>
              <w:tabs>
                <w:tab w:val="left" w:pos="468"/>
              </w:tabs>
              <w:spacing w:before="120" w:after="0" w:line="240" w:lineRule="auto"/>
              <w:contextualSpacing w:val="0"/>
              <w:outlineLvl w:val="3"/>
            </w:pPr>
            <w:r w:rsidRPr="006F3DD8">
              <w:rPr>
                <w:rFonts w:ascii="Times New Roman" w:hAnsi="Times New Roman"/>
                <w:sz w:val="20"/>
              </w:rPr>
              <w:t>Sign-in/attendance sheet</w:t>
            </w:r>
          </w:p>
        </w:tc>
      </w:tr>
    </w:tbl>
    <w:p w:rsidR="00CB3068" w:rsidRDefault="00CB3068" w:rsidP="00CB3068">
      <w:pPr>
        <w:pStyle w:val="Caption"/>
      </w:pPr>
      <w:bookmarkStart w:id="225" w:name="_Toc307916781"/>
      <w:bookmarkStart w:id="226" w:name="_Toc332932140"/>
      <w:r>
        <w:t xml:space="preserve">Table </w:t>
      </w:r>
      <w:r w:rsidR="00F31D09">
        <w:fldChar w:fldCharType="begin"/>
      </w:r>
      <w:r>
        <w:instrText xml:space="preserve"> SEQ Table \* ARABIC </w:instrText>
      </w:r>
      <w:r w:rsidR="00F31D09">
        <w:fldChar w:fldCharType="separate"/>
      </w:r>
      <w:r w:rsidR="001C6371">
        <w:rPr>
          <w:noProof/>
        </w:rPr>
        <w:t>10</w:t>
      </w:r>
      <w:r w:rsidR="00F31D09">
        <w:fldChar w:fldCharType="end"/>
      </w:r>
      <w:r>
        <w:t>: Technical Infrastructure Readiness</w:t>
      </w:r>
      <w:bookmarkEnd w:id="225"/>
      <w:bookmarkEnd w:id="226"/>
    </w:p>
    <w:p w:rsidR="00CB3068" w:rsidRDefault="00CB3068" w:rsidP="00CB3068">
      <w:pPr>
        <w:pStyle w:val="USDABody"/>
      </w:pPr>
      <w:r>
        <w:lastRenderedPageBreak/>
        <w:t xml:space="preserve">The next table, </w:t>
      </w:r>
      <w:r w:rsidRPr="004B2B97">
        <w:rPr>
          <w:b/>
        </w:rPr>
        <w:t>Additional Site Considerations</w:t>
      </w:r>
      <w:r>
        <w:t>, identifies additional site considerations that are important to staging a valuable training session.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00"/>
        <w:gridCol w:w="6768"/>
      </w:tblGrid>
      <w:tr w:rsidR="00CB3068" w:rsidRPr="007466B1" w:rsidTr="001F56A0">
        <w:tc>
          <w:tcPr>
            <w:tcW w:w="9468" w:type="dxa"/>
            <w:gridSpan w:val="2"/>
            <w:shd w:val="clear" w:color="auto" w:fill="004800"/>
          </w:tcPr>
          <w:p w:rsidR="00CB3068" w:rsidRPr="006F3DD8" w:rsidRDefault="00CB3068" w:rsidP="001F56A0">
            <w:pPr>
              <w:pStyle w:val="USDATableBody"/>
              <w:rPr>
                <w:b/>
                <w:color w:val="FFFFFF" w:themeColor="background1"/>
              </w:rPr>
            </w:pPr>
            <w:r w:rsidRPr="006F3DD8">
              <w:rPr>
                <w:b/>
                <w:color w:val="FFFFFF" w:themeColor="background1"/>
                <w:sz w:val="22"/>
              </w:rPr>
              <w:t>Additional Site Considerations</w:t>
            </w:r>
          </w:p>
        </w:tc>
      </w:tr>
      <w:tr w:rsidR="00CB3068" w:rsidRPr="007466B1" w:rsidTr="001F56A0">
        <w:tc>
          <w:tcPr>
            <w:tcW w:w="2700" w:type="dxa"/>
          </w:tcPr>
          <w:p w:rsidR="00CB3068" w:rsidRPr="007466B1" w:rsidRDefault="00CB3068" w:rsidP="004C7BE3">
            <w:pPr>
              <w:pStyle w:val="USDATableBody"/>
              <w:jc w:val="left"/>
            </w:pPr>
            <w:r w:rsidRPr="007466B1">
              <w:t>Number of Trainees</w:t>
            </w:r>
          </w:p>
        </w:tc>
        <w:tc>
          <w:tcPr>
            <w:tcW w:w="6768" w:type="dxa"/>
          </w:tcPr>
          <w:p w:rsidR="00CB3068" w:rsidRPr="007466B1" w:rsidRDefault="004B2B97" w:rsidP="004C7BE3">
            <w:pPr>
              <w:pStyle w:val="USDATableBody"/>
              <w:jc w:val="left"/>
            </w:pPr>
            <w:r>
              <w:t xml:space="preserve">Up to </w:t>
            </w:r>
            <w:r w:rsidR="00CB3068" w:rsidRPr="007466B1">
              <w:t>25</w:t>
            </w:r>
            <w:r>
              <w:t xml:space="preserve">, plus 1 trainer and 1 supporting </w:t>
            </w:r>
            <w:proofErr w:type="gramStart"/>
            <w:r>
              <w:t xml:space="preserve">facilitator </w:t>
            </w:r>
            <w:r w:rsidR="008D1149">
              <w:t>.</w:t>
            </w:r>
            <w:proofErr w:type="gramEnd"/>
          </w:p>
        </w:tc>
      </w:tr>
      <w:tr w:rsidR="00CB3068" w:rsidRPr="007466B1" w:rsidTr="001F56A0">
        <w:tc>
          <w:tcPr>
            <w:tcW w:w="2700" w:type="dxa"/>
          </w:tcPr>
          <w:p w:rsidR="00CB3068" w:rsidRPr="007466B1" w:rsidRDefault="00CB3068" w:rsidP="004C7BE3">
            <w:pPr>
              <w:pStyle w:val="USDATableBody"/>
              <w:jc w:val="left"/>
            </w:pPr>
            <w:r w:rsidRPr="007466B1">
              <w:t>Type of Training (Virtual or ILT)</w:t>
            </w:r>
          </w:p>
        </w:tc>
        <w:tc>
          <w:tcPr>
            <w:tcW w:w="6768" w:type="dxa"/>
          </w:tcPr>
          <w:p w:rsidR="00CB3068" w:rsidRPr="007466B1" w:rsidRDefault="00CB3068" w:rsidP="004C7BE3">
            <w:pPr>
              <w:pStyle w:val="USDATableBody"/>
              <w:jc w:val="left"/>
            </w:pPr>
            <w:r w:rsidRPr="007466B1">
              <w:t>The type of training impacts the necessary configuration. For example, during a Virtual sessions, the participants do not need to be seated facing a project screen.</w:t>
            </w:r>
          </w:p>
        </w:tc>
      </w:tr>
      <w:tr w:rsidR="00CB3068" w:rsidRPr="007466B1" w:rsidTr="001F56A0">
        <w:tc>
          <w:tcPr>
            <w:tcW w:w="2700" w:type="dxa"/>
          </w:tcPr>
          <w:p w:rsidR="00CB3068" w:rsidRPr="007466B1" w:rsidRDefault="00CB3068" w:rsidP="004C7BE3">
            <w:pPr>
              <w:pStyle w:val="USDATableBody"/>
              <w:jc w:val="left"/>
            </w:pPr>
            <w:r w:rsidRPr="007466B1">
              <w:t>Parking</w:t>
            </w:r>
          </w:p>
        </w:tc>
        <w:tc>
          <w:tcPr>
            <w:tcW w:w="6768" w:type="dxa"/>
          </w:tcPr>
          <w:p w:rsidR="00CB3068" w:rsidRPr="007466B1" w:rsidRDefault="00CB3068" w:rsidP="004C7BE3">
            <w:pPr>
              <w:pStyle w:val="USDATableBody"/>
              <w:jc w:val="left"/>
            </w:pPr>
            <w:r w:rsidRPr="007466B1">
              <w:t>The training site should have sufficient parking to cover the training sessions. Parking should be free-of-charge.</w:t>
            </w:r>
          </w:p>
        </w:tc>
      </w:tr>
      <w:tr w:rsidR="00CB3068" w:rsidRPr="007466B1" w:rsidTr="001F56A0">
        <w:tc>
          <w:tcPr>
            <w:tcW w:w="2700" w:type="dxa"/>
          </w:tcPr>
          <w:p w:rsidR="00CB3068" w:rsidRPr="007466B1" w:rsidRDefault="00CB3068" w:rsidP="004C7BE3">
            <w:pPr>
              <w:pStyle w:val="USDATableBody"/>
              <w:jc w:val="left"/>
            </w:pPr>
            <w:r w:rsidRPr="007466B1">
              <w:t>Proximity to work</w:t>
            </w:r>
          </w:p>
        </w:tc>
        <w:tc>
          <w:tcPr>
            <w:tcW w:w="6768" w:type="dxa"/>
          </w:tcPr>
          <w:p w:rsidR="00CB3068" w:rsidRPr="007466B1" w:rsidRDefault="00CB3068" w:rsidP="004C7BE3">
            <w:pPr>
              <w:pStyle w:val="USDATableBody"/>
              <w:keepNext/>
              <w:jc w:val="left"/>
            </w:pPr>
            <w:r w:rsidRPr="007466B1">
              <w:t>Whenever possible, the training site should be scheduled within a reasonable distance to the staff’s office site to encourage participation.</w:t>
            </w:r>
          </w:p>
        </w:tc>
      </w:tr>
    </w:tbl>
    <w:p w:rsidR="00CB3068" w:rsidRDefault="00CB3068" w:rsidP="00CB3068">
      <w:pPr>
        <w:pStyle w:val="Caption"/>
      </w:pPr>
      <w:bookmarkStart w:id="227" w:name="_Toc307916782"/>
      <w:bookmarkStart w:id="228" w:name="_Toc332932141"/>
      <w:r>
        <w:t xml:space="preserve">Table </w:t>
      </w:r>
      <w:r w:rsidR="00F31D09">
        <w:fldChar w:fldCharType="begin"/>
      </w:r>
      <w:r>
        <w:instrText xml:space="preserve"> SEQ Table \* ARABIC </w:instrText>
      </w:r>
      <w:r w:rsidR="00F31D09">
        <w:fldChar w:fldCharType="separate"/>
      </w:r>
      <w:r w:rsidR="001C6371">
        <w:rPr>
          <w:noProof/>
        </w:rPr>
        <w:t>11</w:t>
      </w:r>
      <w:r w:rsidR="00F31D09">
        <w:fldChar w:fldCharType="end"/>
      </w:r>
      <w:r>
        <w:t>: Additional Site Considerations</w:t>
      </w:r>
      <w:bookmarkEnd w:id="227"/>
      <w:bookmarkEnd w:id="228"/>
    </w:p>
    <w:p w:rsidR="00CB3068" w:rsidRDefault="00CB3068" w:rsidP="00CB3068">
      <w:pPr>
        <w:pStyle w:val="USDABody"/>
      </w:pPr>
      <w:r>
        <w:t>FSA is responsible for providing training sites that meet the requirements for the various delivery methods. Training sites will be selected based upon pre-determined minimum hardware and connectivity standards, training environment connectivity, room configuration, and instructional aides.</w:t>
      </w:r>
    </w:p>
    <w:p w:rsidR="00CB3068" w:rsidRDefault="00CB3068" w:rsidP="00CB3068">
      <w:pPr>
        <w:pStyle w:val="USDAHeading2"/>
      </w:pPr>
      <w:bookmarkStart w:id="229" w:name="_Toc307916732"/>
      <w:bookmarkStart w:id="230" w:name="_Toc335924103"/>
      <w:r>
        <w:t>Facility Coordination</w:t>
      </w:r>
      <w:bookmarkEnd w:id="229"/>
      <w:bookmarkEnd w:id="230"/>
    </w:p>
    <w:p w:rsidR="00CB3068" w:rsidRDefault="00CB3068" w:rsidP="00350180">
      <w:pPr>
        <w:pStyle w:val="USDABody"/>
      </w:pPr>
      <w:r>
        <w:t xml:space="preserve">It will be necessary for FSA to </w:t>
      </w:r>
      <w:r w:rsidR="00F4364E">
        <w:t xml:space="preserve">work with </w:t>
      </w:r>
      <w:r>
        <w:t xml:space="preserve">the MIDAS </w:t>
      </w:r>
      <w:r w:rsidR="007F0A94">
        <w:t xml:space="preserve">SI </w:t>
      </w:r>
      <w:r>
        <w:t>Training Team Lead</w:t>
      </w:r>
      <w:r w:rsidR="00F4364E">
        <w:t xml:space="preserve"> on coordinating train the trainer training facilities</w:t>
      </w:r>
      <w:r>
        <w:t xml:space="preserve">. </w:t>
      </w:r>
    </w:p>
    <w:p w:rsidR="00CB3068" w:rsidRDefault="00CB3068" w:rsidP="00CB3068">
      <w:pPr>
        <w:pStyle w:val="USDABody"/>
      </w:pPr>
      <w:r>
        <w:t xml:space="preserve">The </w:t>
      </w:r>
      <w:r w:rsidR="002C6B94">
        <w:t xml:space="preserve">MIDAS </w:t>
      </w:r>
      <w:r w:rsidR="00F4364E">
        <w:t xml:space="preserve">SI </w:t>
      </w:r>
      <w:r w:rsidR="002C6B94">
        <w:t>T</w:t>
      </w:r>
      <w:r w:rsidR="00F4364E">
        <w:t xml:space="preserve">raining </w:t>
      </w:r>
      <w:r w:rsidR="002C6B94">
        <w:t>T</w:t>
      </w:r>
      <w:r w:rsidR="00F4364E">
        <w:t>eam will identify training facility needs based on desired sessions, break outs, and attendance.    They will work with the FSA training team to locate and reserve the desired locations.</w:t>
      </w:r>
    </w:p>
    <w:p w:rsidR="00CB3068" w:rsidRDefault="00CB3068" w:rsidP="00CB3068">
      <w:pPr>
        <w:pStyle w:val="USDAHeading2"/>
      </w:pPr>
      <w:bookmarkStart w:id="231" w:name="_Toc307916733"/>
      <w:bookmarkStart w:id="232" w:name="_Toc335924104"/>
      <w:r>
        <w:t>Facility Preparation</w:t>
      </w:r>
      <w:bookmarkEnd w:id="231"/>
      <w:bookmarkEnd w:id="232"/>
    </w:p>
    <w:p w:rsidR="00CB3068" w:rsidRDefault="00CB3068" w:rsidP="00CB3068">
      <w:pPr>
        <w:pStyle w:val="USDABody"/>
      </w:pPr>
      <w:r>
        <w:t xml:space="preserve">One week prior to a training session, FSA will be responsible for verifying that the established equipment requirements identified in the technical infrastructure readiness are met for the </w:t>
      </w:r>
      <w:r w:rsidR="004310F3">
        <w:t>25</w:t>
      </w:r>
      <w:r>
        <w:t xml:space="preserve"> attendee </w:t>
      </w:r>
      <w:r w:rsidR="004310F3">
        <w:t xml:space="preserve">and instructor </w:t>
      </w:r>
      <w:r>
        <w:t xml:space="preserve">computers and have the respective LAN/WAN connectivity. </w:t>
      </w:r>
    </w:p>
    <w:p w:rsidR="00CB3068" w:rsidRDefault="00CB3068" w:rsidP="00CB3068">
      <w:pPr>
        <w:pStyle w:val="USDABody"/>
      </w:pPr>
      <w:r>
        <w:t>Add</w:t>
      </w:r>
      <w:r w:rsidR="00350180">
        <w:t xml:space="preserve">itionally, it is important that Point of Contact for each facility </w:t>
      </w:r>
      <w:proofErr w:type="gramStart"/>
      <w:r w:rsidR="00350180">
        <w:t>ensures  that</w:t>
      </w:r>
      <w:proofErr w:type="gramEnd"/>
      <w:r w:rsidR="00350180">
        <w:t xml:space="preserve"> </w:t>
      </w:r>
      <w:r>
        <w:t>each training room includes all items for the three equipment categories: basic equipment (for all training rooms), training materials, and other materials. FSA will develop a facility requirements checklist model based upon the requirements in Facility Requirements which will be completed by FSA.</w:t>
      </w:r>
    </w:p>
    <w:p w:rsidR="00CB3068" w:rsidRDefault="00CB3068" w:rsidP="00CB3068">
      <w:pPr>
        <w:pStyle w:val="USDABody"/>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84"/>
        <w:gridCol w:w="3192"/>
        <w:gridCol w:w="3192"/>
      </w:tblGrid>
      <w:tr w:rsidR="00CB3068" w:rsidRPr="007466B1" w:rsidTr="001F56A0">
        <w:trPr>
          <w:tblHeader/>
        </w:trPr>
        <w:tc>
          <w:tcPr>
            <w:tcW w:w="3084" w:type="dxa"/>
            <w:shd w:val="clear" w:color="auto" w:fill="004800"/>
            <w:vAlign w:val="center"/>
          </w:tcPr>
          <w:p w:rsidR="00CB3068" w:rsidRPr="006F3DD8" w:rsidRDefault="00CB3068" w:rsidP="001F56A0">
            <w:pPr>
              <w:pStyle w:val="USDATableBody"/>
              <w:jc w:val="center"/>
              <w:rPr>
                <w:b/>
                <w:color w:val="FFFFFF" w:themeColor="background1"/>
                <w:sz w:val="22"/>
              </w:rPr>
            </w:pPr>
            <w:r w:rsidRPr="006F3DD8">
              <w:rPr>
                <w:b/>
                <w:color w:val="FFFFFF" w:themeColor="background1"/>
                <w:sz w:val="22"/>
              </w:rPr>
              <w:t>Basic Equipment</w:t>
            </w:r>
          </w:p>
        </w:tc>
        <w:tc>
          <w:tcPr>
            <w:tcW w:w="3192" w:type="dxa"/>
            <w:shd w:val="clear" w:color="auto" w:fill="004800"/>
            <w:vAlign w:val="center"/>
          </w:tcPr>
          <w:p w:rsidR="00CB3068" w:rsidRPr="006F3DD8" w:rsidRDefault="00CB3068" w:rsidP="001F56A0">
            <w:pPr>
              <w:pStyle w:val="USDATableBody"/>
              <w:jc w:val="center"/>
              <w:rPr>
                <w:b/>
                <w:color w:val="FFFFFF" w:themeColor="background1"/>
                <w:sz w:val="22"/>
              </w:rPr>
            </w:pPr>
            <w:r w:rsidRPr="006F3DD8">
              <w:rPr>
                <w:b/>
                <w:color w:val="FFFFFF" w:themeColor="background1"/>
                <w:sz w:val="22"/>
              </w:rPr>
              <w:t>Training Materials</w:t>
            </w:r>
          </w:p>
        </w:tc>
        <w:tc>
          <w:tcPr>
            <w:tcW w:w="3192" w:type="dxa"/>
            <w:shd w:val="clear" w:color="auto" w:fill="004800"/>
            <w:vAlign w:val="center"/>
          </w:tcPr>
          <w:p w:rsidR="00CB3068" w:rsidRPr="006F3DD8" w:rsidRDefault="00CB3068" w:rsidP="001F56A0">
            <w:pPr>
              <w:pStyle w:val="USDATableBody"/>
              <w:jc w:val="center"/>
              <w:rPr>
                <w:b/>
                <w:color w:val="FFFFFF" w:themeColor="background1"/>
                <w:sz w:val="22"/>
              </w:rPr>
            </w:pPr>
            <w:r w:rsidRPr="006F3DD8">
              <w:rPr>
                <w:b/>
                <w:color w:val="FFFFFF" w:themeColor="background1"/>
                <w:sz w:val="22"/>
              </w:rPr>
              <w:t>Other Materials</w:t>
            </w:r>
          </w:p>
        </w:tc>
      </w:tr>
      <w:tr w:rsidR="00CB3068" w:rsidRPr="007466B1" w:rsidTr="001F56A0">
        <w:tc>
          <w:tcPr>
            <w:tcW w:w="3084" w:type="dxa"/>
            <w:vAlign w:val="center"/>
          </w:tcPr>
          <w:p w:rsidR="00CB3068" w:rsidRPr="007466B1" w:rsidRDefault="00CB3068" w:rsidP="004C7BE3">
            <w:pPr>
              <w:pStyle w:val="USDATableBody"/>
              <w:jc w:val="left"/>
            </w:pPr>
            <w:r w:rsidRPr="007466B1">
              <w:t>1 Trainer computer attached to a projector</w:t>
            </w:r>
          </w:p>
        </w:tc>
        <w:tc>
          <w:tcPr>
            <w:tcW w:w="3192" w:type="dxa"/>
            <w:vAlign w:val="center"/>
          </w:tcPr>
          <w:p w:rsidR="00CB3068" w:rsidRPr="007466B1" w:rsidRDefault="00CB3068" w:rsidP="004C7BE3">
            <w:pPr>
              <w:pStyle w:val="USDATableBody"/>
              <w:jc w:val="left"/>
            </w:pPr>
            <w:r w:rsidRPr="007466B1">
              <w:t>Instructor manual (one per instructor)</w:t>
            </w:r>
          </w:p>
        </w:tc>
        <w:tc>
          <w:tcPr>
            <w:tcW w:w="3192" w:type="dxa"/>
            <w:vAlign w:val="center"/>
          </w:tcPr>
          <w:p w:rsidR="00CB3068" w:rsidRPr="007466B1" w:rsidRDefault="00CB3068" w:rsidP="004C7BE3">
            <w:pPr>
              <w:pStyle w:val="USDATableBody"/>
              <w:jc w:val="left"/>
            </w:pPr>
            <w:r w:rsidRPr="007466B1">
              <w:t>User ID and password (one per trainee)</w:t>
            </w:r>
          </w:p>
        </w:tc>
      </w:tr>
      <w:tr w:rsidR="00CB3068" w:rsidRPr="007466B1" w:rsidTr="001F56A0">
        <w:tc>
          <w:tcPr>
            <w:tcW w:w="3084" w:type="dxa"/>
            <w:vAlign w:val="center"/>
          </w:tcPr>
          <w:p w:rsidR="00CB3068" w:rsidRPr="007466B1" w:rsidRDefault="00CB3068" w:rsidP="004C7BE3">
            <w:pPr>
              <w:pStyle w:val="USDATableBody"/>
              <w:jc w:val="left"/>
            </w:pPr>
            <w:r w:rsidRPr="007466B1">
              <w:t>1 Projection screen</w:t>
            </w:r>
          </w:p>
        </w:tc>
        <w:tc>
          <w:tcPr>
            <w:tcW w:w="3192" w:type="dxa"/>
            <w:vAlign w:val="center"/>
          </w:tcPr>
          <w:p w:rsidR="00CB3068" w:rsidRPr="007466B1" w:rsidRDefault="00CB3068" w:rsidP="004C7BE3">
            <w:pPr>
              <w:pStyle w:val="USDATableBody"/>
              <w:jc w:val="left"/>
            </w:pPr>
            <w:r w:rsidRPr="007466B1">
              <w:t xml:space="preserve">Participant Exercise Guide (one per </w:t>
            </w:r>
            <w:r w:rsidRPr="007466B1">
              <w:lastRenderedPageBreak/>
              <w:t>trainee)</w:t>
            </w:r>
          </w:p>
        </w:tc>
        <w:tc>
          <w:tcPr>
            <w:tcW w:w="3192" w:type="dxa"/>
            <w:vAlign w:val="center"/>
          </w:tcPr>
          <w:p w:rsidR="00CB3068" w:rsidRPr="007466B1" w:rsidRDefault="00CB3068" w:rsidP="004C7BE3">
            <w:pPr>
              <w:pStyle w:val="USDATableBody"/>
              <w:jc w:val="left"/>
            </w:pPr>
            <w:r w:rsidRPr="007466B1">
              <w:lastRenderedPageBreak/>
              <w:t xml:space="preserve">Sign-in Sheet (one per training </w:t>
            </w:r>
            <w:r w:rsidRPr="007466B1">
              <w:lastRenderedPageBreak/>
              <w:t>module)</w:t>
            </w:r>
          </w:p>
        </w:tc>
      </w:tr>
      <w:tr w:rsidR="00CB3068" w:rsidRPr="007466B1" w:rsidTr="001F56A0">
        <w:tc>
          <w:tcPr>
            <w:tcW w:w="3084" w:type="dxa"/>
            <w:vAlign w:val="center"/>
          </w:tcPr>
          <w:p w:rsidR="00CB3068" w:rsidRPr="007466B1" w:rsidRDefault="00CB3068" w:rsidP="004C7BE3">
            <w:pPr>
              <w:pStyle w:val="USDATableBody"/>
              <w:jc w:val="left"/>
            </w:pPr>
            <w:r w:rsidRPr="007466B1">
              <w:lastRenderedPageBreak/>
              <w:t>1 Flip chart, dry erase board and/or chalkboard</w:t>
            </w:r>
          </w:p>
        </w:tc>
        <w:tc>
          <w:tcPr>
            <w:tcW w:w="3192" w:type="dxa"/>
            <w:vAlign w:val="center"/>
          </w:tcPr>
          <w:p w:rsidR="00CB3068" w:rsidRPr="007466B1" w:rsidRDefault="00CB3068" w:rsidP="004C7BE3">
            <w:pPr>
              <w:pStyle w:val="USDATableBody"/>
              <w:jc w:val="left"/>
            </w:pPr>
            <w:r w:rsidRPr="007466B1">
              <w:t>Quick Reference Guides / Job Aides / FAQs, etc. (one per trainee)</w:t>
            </w:r>
          </w:p>
        </w:tc>
        <w:tc>
          <w:tcPr>
            <w:tcW w:w="3192" w:type="dxa"/>
            <w:vAlign w:val="center"/>
          </w:tcPr>
          <w:p w:rsidR="00CB3068" w:rsidRPr="007466B1" w:rsidRDefault="00CB3068" w:rsidP="004C7BE3">
            <w:pPr>
              <w:pStyle w:val="USDATableBody"/>
              <w:jc w:val="left"/>
            </w:pPr>
            <w:r w:rsidRPr="007466B1">
              <w:t>Online Evaluation Training Survey</w:t>
            </w:r>
          </w:p>
        </w:tc>
      </w:tr>
      <w:tr w:rsidR="00CB3068" w:rsidRPr="007466B1" w:rsidTr="001F56A0">
        <w:tc>
          <w:tcPr>
            <w:tcW w:w="3084" w:type="dxa"/>
            <w:vAlign w:val="center"/>
          </w:tcPr>
          <w:p w:rsidR="00CB3068" w:rsidRPr="007466B1" w:rsidRDefault="00CB3068" w:rsidP="004C7BE3">
            <w:pPr>
              <w:pStyle w:val="USDATableBody"/>
              <w:jc w:val="left"/>
            </w:pPr>
            <w:r w:rsidRPr="007466B1">
              <w:t>Dry erase markers, pens and/or chalk</w:t>
            </w:r>
          </w:p>
        </w:tc>
        <w:tc>
          <w:tcPr>
            <w:tcW w:w="3192" w:type="dxa"/>
            <w:vAlign w:val="center"/>
          </w:tcPr>
          <w:p w:rsidR="00CB3068" w:rsidRPr="007466B1" w:rsidRDefault="00CB3068" w:rsidP="004C7BE3">
            <w:pPr>
              <w:pStyle w:val="USDATableBody"/>
              <w:jc w:val="left"/>
            </w:pPr>
            <w:r>
              <w:t>N/A</w:t>
            </w:r>
          </w:p>
        </w:tc>
        <w:tc>
          <w:tcPr>
            <w:tcW w:w="3192" w:type="dxa"/>
            <w:vAlign w:val="center"/>
          </w:tcPr>
          <w:p w:rsidR="00CB3068" w:rsidRPr="007466B1" w:rsidRDefault="00CB3068" w:rsidP="004C7BE3">
            <w:pPr>
              <w:pStyle w:val="USDATableBody"/>
              <w:keepNext/>
              <w:jc w:val="left"/>
            </w:pPr>
            <w:r>
              <w:t>N/A</w:t>
            </w:r>
          </w:p>
        </w:tc>
      </w:tr>
    </w:tbl>
    <w:p w:rsidR="00CB3068" w:rsidRDefault="00CB3068" w:rsidP="00CB3068">
      <w:pPr>
        <w:pStyle w:val="Caption"/>
      </w:pPr>
      <w:bookmarkStart w:id="233" w:name="_Toc307916783"/>
      <w:bookmarkStart w:id="234" w:name="_Toc332932142"/>
      <w:r>
        <w:t xml:space="preserve">Table </w:t>
      </w:r>
      <w:r w:rsidR="00F31D09">
        <w:fldChar w:fldCharType="begin"/>
      </w:r>
      <w:r>
        <w:instrText xml:space="preserve"> SEQ Table \* ARABIC </w:instrText>
      </w:r>
      <w:r w:rsidR="00F31D09">
        <w:fldChar w:fldCharType="separate"/>
      </w:r>
      <w:r w:rsidR="001C6371">
        <w:rPr>
          <w:noProof/>
        </w:rPr>
        <w:t>12</w:t>
      </w:r>
      <w:r w:rsidR="00F31D09">
        <w:fldChar w:fldCharType="end"/>
      </w:r>
      <w:r>
        <w:t>: Facility Requirements</w:t>
      </w:r>
      <w:bookmarkEnd w:id="233"/>
      <w:bookmarkEnd w:id="234"/>
    </w:p>
    <w:p w:rsidR="00CB3068" w:rsidRDefault="00CB3068" w:rsidP="00CB3068">
      <w:pPr>
        <w:pStyle w:val="USDAHeading2"/>
      </w:pPr>
      <w:bookmarkStart w:id="235" w:name="_Toc307916740"/>
      <w:bookmarkStart w:id="236" w:name="_Toc335924105"/>
      <w:r>
        <w:t>Training Schedule</w:t>
      </w:r>
      <w:bookmarkEnd w:id="235"/>
      <w:bookmarkEnd w:id="236"/>
    </w:p>
    <w:p w:rsidR="00CB3068" w:rsidRDefault="00CB3068" w:rsidP="00CB3068">
      <w:pPr>
        <w:pStyle w:val="USDABody"/>
      </w:pPr>
      <w:r>
        <w:t xml:space="preserve">A preliminary training schedule consists of the dates and times of course offerings with instructors assigned based on preliminary inputs from the state/district sites and identified instructors. The preliminary training schedule is then validated by </w:t>
      </w:r>
      <w:r w:rsidR="00440307">
        <w:t>FSA</w:t>
      </w:r>
      <w:r w:rsidR="00457E0B">
        <w:t xml:space="preserve"> </w:t>
      </w:r>
      <w:r>
        <w:t xml:space="preserve">and used to </w:t>
      </w:r>
      <w:proofErr w:type="gramStart"/>
      <w:r>
        <w:t>schedule  training</w:t>
      </w:r>
      <w:proofErr w:type="gramEnd"/>
      <w:r>
        <w:t xml:space="preserve"> classes.</w:t>
      </w:r>
    </w:p>
    <w:p w:rsidR="00CB3068" w:rsidRDefault="001D3E85" w:rsidP="00CB3068">
      <w:pPr>
        <w:pStyle w:val="USDAHeading3"/>
      </w:pPr>
      <w:bookmarkStart w:id="237" w:name="_Toc307916741"/>
      <w:r>
        <w:t xml:space="preserve"> </w:t>
      </w:r>
      <w:bookmarkStart w:id="238" w:name="_Toc335924106"/>
      <w:r w:rsidR="00CB3068">
        <w:t>Scheduling End Users</w:t>
      </w:r>
      <w:bookmarkEnd w:id="237"/>
      <w:bookmarkEnd w:id="238"/>
    </w:p>
    <w:p w:rsidR="00CB3068" w:rsidRDefault="00CB3068" w:rsidP="00CB3068">
      <w:pPr>
        <w:pStyle w:val="USDABody"/>
      </w:pPr>
      <w:r>
        <w:t>For each group of end users, some special considerations must be factored into the training schedule. Below are some of the factors that will be considered</w:t>
      </w:r>
      <w:r w:rsidR="008D1149">
        <w:t>;</w:t>
      </w:r>
      <w:r>
        <w:t xml:space="preserve"> others will be gathered as the curriculum is developed:</w:t>
      </w:r>
    </w:p>
    <w:p w:rsidR="00CB3068" w:rsidRDefault="00CB3068" w:rsidP="00CB3068">
      <w:pPr>
        <w:pStyle w:val="USDABullet1"/>
      </w:pPr>
      <w:r>
        <w:t>For all locations, extended MIDAS team members will be scheduled for training appropriate to their roles and given the option to attend this training</w:t>
      </w:r>
      <w:r w:rsidR="008D1149">
        <w:t>.</w:t>
      </w:r>
    </w:p>
    <w:p w:rsidR="00CB3068" w:rsidRDefault="00CB3068" w:rsidP="00CB3068">
      <w:pPr>
        <w:pStyle w:val="USDABullet1"/>
      </w:pPr>
      <w:r>
        <w:t>Quarterly, other financial closing schedules and other business events will impact participant availability at certain times</w:t>
      </w:r>
      <w:r w:rsidR="008D1149">
        <w:t>.</w:t>
      </w:r>
    </w:p>
    <w:p w:rsidR="00CB3068" w:rsidRDefault="00CB3068" w:rsidP="00CB3068">
      <w:pPr>
        <w:pStyle w:val="USDAHeading3"/>
      </w:pPr>
      <w:bookmarkStart w:id="239" w:name="_Toc307916742"/>
      <w:bookmarkStart w:id="240" w:name="_Toc335924107"/>
      <w:r>
        <w:t>Scheduling Trainers</w:t>
      </w:r>
      <w:bookmarkEnd w:id="239"/>
      <w:bookmarkEnd w:id="240"/>
    </w:p>
    <w:p w:rsidR="00CB3068" w:rsidRDefault="00CB3068" w:rsidP="00CB3068">
      <w:pPr>
        <w:pStyle w:val="USDABody"/>
      </w:pPr>
      <w:r>
        <w:t>Each course should ideally be led by two instructors,</w:t>
      </w:r>
      <w:r w:rsidR="00AE7DCB">
        <w:t xml:space="preserve"> a primary instructor and a supporting facilitator,</w:t>
      </w:r>
      <w:r>
        <w:t xml:space="preserve"> and it is likely that instructors will be responsible for several different courses within each curriculum. The number of </w:t>
      </w:r>
      <w:r w:rsidR="00AE7DCB">
        <w:t>instructors</w:t>
      </w:r>
      <w:r>
        <w:t xml:space="preserve"> identified will impact the training schedule and the time commitment required from each </w:t>
      </w:r>
      <w:r w:rsidR="00AE7DCB">
        <w:t>instructor</w:t>
      </w:r>
      <w:r>
        <w:t xml:space="preserve">. </w:t>
      </w:r>
      <w:r w:rsidR="00440307">
        <w:t xml:space="preserve">The </w:t>
      </w:r>
      <w:r w:rsidR="00457E0B">
        <w:t xml:space="preserve">MIDAS </w:t>
      </w:r>
      <w:r w:rsidR="00440307">
        <w:t xml:space="preserve">SI Training </w:t>
      </w:r>
      <w:r w:rsidR="00457E0B">
        <w:t>T</w:t>
      </w:r>
      <w:r w:rsidR="00440307">
        <w:t xml:space="preserve">eam working with FSA </w:t>
      </w:r>
      <w:r w:rsidR="00457E0B">
        <w:t>T</w:t>
      </w:r>
      <w:r w:rsidR="00440307">
        <w:t xml:space="preserve">raining </w:t>
      </w:r>
      <w:r w:rsidR="00457E0B">
        <w:t>T</w:t>
      </w:r>
      <w:r w:rsidR="00440307">
        <w:t xml:space="preserve">eam will determine what skill set and set of SME’s are best suited to teach specific courses. That plan </w:t>
      </w:r>
      <w:r w:rsidR="00457E0B">
        <w:t xml:space="preserve">should </w:t>
      </w:r>
      <w:r w:rsidR="00440307">
        <w:t xml:space="preserve">be developed </w:t>
      </w:r>
      <w:r w:rsidR="00CE79D6">
        <w:t>and approved</w:t>
      </w:r>
      <w:r w:rsidR="00440307">
        <w:t xml:space="preserve"> 6 weeks prior to the scheduled training.</w:t>
      </w:r>
    </w:p>
    <w:p w:rsidR="00CB3068" w:rsidRDefault="00CB3068" w:rsidP="00CB3068">
      <w:pPr>
        <w:pStyle w:val="USDAHeading1"/>
      </w:pPr>
      <w:bookmarkStart w:id="241" w:name="_Toc307916752"/>
      <w:bookmarkStart w:id="242" w:name="_Toc335924108"/>
      <w:r>
        <w:t>Training Support and Online Help</w:t>
      </w:r>
      <w:bookmarkEnd w:id="241"/>
      <w:bookmarkEnd w:id="242"/>
    </w:p>
    <w:p w:rsidR="00CB3068" w:rsidRDefault="00CB3068" w:rsidP="00CB3068">
      <w:pPr>
        <w:pStyle w:val="USDABody"/>
      </w:pPr>
      <w:r>
        <w:t>Context-sensitive MIDAS Help is a major component of the training program. A generous portion of class time is committed to using and emphasizing the mastery of MIDAS Help, and will be a required module of web-based learning. During training, Super Users/Instructors will emphasize MIDAS Help as the first place end users should go, both in class and post go-live, to find answers and solve problems.</w:t>
      </w:r>
    </w:p>
    <w:p w:rsidR="00CB3068" w:rsidRDefault="00CB3068" w:rsidP="00CB3068">
      <w:pPr>
        <w:pStyle w:val="USDABody"/>
      </w:pPr>
      <w:r>
        <w:t xml:space="preserve">The FSA Training portal will be the entry point for all users wishing to access refresher training </w:t>
      </w:r>
      <w:r>
        <w:lastRenderedPageBreak/>
        <w:t>and support materials. Content will be cross-linked to online help, making it possible for users “click through” from MIDAS Help to seek additional content.</w:t>
      </w:r>
      <w:r>
        <w:cr/>
        <w:t>When end users are trained and have ample practice time to use MIDAS Help to find answers to problems, retention of knowledge and confidence increase significantly. Providing end users with context-sensitive help puts both training and post go-live support at their fingertips.</w:t>
      </w:r>
    </w:p>
    <w:p w:rsidR="00CB3068" w:rsidRDefault="00CB3068" w:rsidP="00CB3068">
      <w:pPr>
        <w:pStyle w:val="USDAHeading2"/>
      </w:pPr>
      <w:bookmarkStart w:id="243" w:name="_Toc307916753"/>
      <w:bookmarkStart w:id="244" w:name="_Toc335924109"/>
      <w:r>
        <w:t>Ongoing Training Plan</w:t>
      </w:r>
      <w:bookmarkEnd w:id="243"/>
      <w:bookmarkEnd w:id="244"/>
    </w:p>
    <w:p w:rsidR="00CB3068" w:rsidRDefault="00CB3068" w:rsidP="00CB3068">
      <w:pPr>
        <w:pStyle w:val="USDABody"/>
      </w:pPr>
      <w:r>
        <w:t xml:space="preserve">The ongoing training plan is used to document how new hires and transfers will receive </w:t>
      </w:r>
      <w:r w:rsidR="00E727A1">
        <w:t>FSA</w:t>
      </w:r>
      <w:r>
        <w:t xml:space="preserve"> end user training after the formal training for a particular release has completed. </w:t>
      </w:r>
    </w:p>
    <w:p w:rsidR="00CB3068" w:rsidRDefault="00CB3068" w:rsidP="00CB3068">
      <w:pPr>
        <w:pStyle w:val="USDABody"/>
      </w:pPr>
      <w:r>
        <w:t>Because the ongoing training plan is dependent on the design and structure of the post go-live support organization, the ongoing training plan will be developed during the end of Realization and the beginning of Final Preparation Phase.</w:t>
      </w:r>
      <w:bookmarkStart w:id="245" w:name="_GoBack"/>
      <w:bookmarkEnd w:id="245"/>
    </w:p>
    <w:p w:rsidR="00CC3BFD" w:rsidRDefault="00CC3BFD" w:rsidP="00CC3BFD">
      <w:pPr>
        <w:pStyle w:val="USDABody"/>
        <w:rPr>
          <w:ins w:id="246" w:author="SRA" w:date="2012-08-01T11:57:00Z"/>
        </w:rPr>
      </w:pPr>
    </w:p>
    <w:p w:rsidR="00CC3BFD" w:rsidRDefault="00CC3BFD" w:rsidP="00CB3068">
      <w:pPr>
        <w:pStyle w:val="USDABody"/>
      </w:pPr>
    </w:p>
    <w:p w:rsidR="00CB3068" w:rsidRDefault="00CB3068" w:rsidP="00CB3068">
      <w:pPr>
        <w:pStyle w:val="USDAHeading1"/>
      </w:pPr>
      <w:bookmarkStart w:id="247" w:name="_Toc307916754"/>
      <w:bookmarkStart w:id="248" w:name="_Toc335924110"/>
      <w:r>
        <w:t>Roles and Responsibilities</w:t>
      </w:r>
      <w:bookmarkEnd w:id="247"/>
      <w:bookmarkEnd w:id="248"/>
    </w:p>
    <w:p w:rsidR="00CB3068" w:rsidRDefault="00CB3068" w:rsidP="00CB3068">
      <w:pPr>
        <w:pStyle w:val="USDABody"/>
      </w:pPr>
      <w:r>
        <w:t>Several key roles are involved in creating a robust training program.</w:t>
      </w:r>
    </w:p>
    <w:p w:rsidR="00CB3068" w:rsidRDefault="00CB3068" w:rsidP="00CB3068">
      <w:pPr>
        <w:pStyle w:val="USDAHeading2"/>
      </w:pPr>
      <w:bookmarkStart w:id="249" w:name="_Toc307916755"/>
      <w:bookmarkStart w:id="250" w:name="_Toc335924111"/>
      <w:r>
        <w:t>MIDAS SI Training Lead Responsibilities</w:t>
      </w:r>
      <w:bookmarkEnd w:id="249"/>
      <w:bookmarkEnd w:id="250"/>
    </w:p>
    <w:p w:rsidR="00CB3068" w:rsidRDefault="00CB3068" w:rsidP="00CB3068">
      <w:pPr>
        <w:pStyle w:val="USDABullet1"/>
      </w:pPr>
      <w:r>
        <w:t>Aligns closely with Functional Team Leads to ensure integration of change and communications efforts with training</w:t>
      </w:r>
      <w:r w:rsidR="008D1149">
        <w:t>.</w:t>
      </w:r>
    </w:p>
    <w:p w:rsidR="00CB3068" w:rsidRDefault="00CB3068" w:rsidP="00CB3068">
      <w:pPr>
        <w:pStyle w:val="USDABullet1"/>
      </w:pPr>
      <w:r>
        <w:t>Develops, maintains and supports the Training Development Strategy and detailed training work plan</w:t>
      </w:r>
      <w:r w:rsidR="008D1149">
        <w:t>.</w:t>
      </w:r>
    </w:p>
    <w:p w:rsidR="00CB3068" w:rsidRDefault="00CB3068" w:rsidP="00CB3068">
      <w:pPr>
        <w:pStyle w:val="USDABullet1"/>
      </w:pPr>
      <w:r>
        <w:t>Estimate scope, risk and level of effort for potential project needs</w:t>
      </w:r>
      <w:r w:rsidR="008D1149">
        <w:t>.</w:t>
      </w:r>
    </w:p>
    <w:p w:rsidR="00CB3068" w:rsidRDefault="00CB3068" w:rsidP="00CB3068">
      <w:pPr>
        <w:pStyle w:val="USDABullet1"/>
      </w:pPr>
      <w:r>
        <w:t>Consults with FSA OCM leadership regarding the training development and delivery budget including resources, and work plans</w:t>
      </w:r>
      <w:r w:rsidR="008D1149">
        <w:t>.</w:t>
      </w:r>
    </w:p>
    <w:p w:rsidR="00CB3068" w:rsidRDefault="00CB3068" w:rsidP="00CB3068">
      <w:pPr>
        <w:pStyle w:val="USDABullet1"/>
      </w:pPr>
      <w:r>
        <w:t>Provides overall leadership to the training team</w:t>
      </w:r>
      <w:r w:rsidR="008D1149">
        <w:t>.</w:t>
      </w:r>
    </w:p>
    <w:p w:rsidR="00CB3068" w:rsidRDefault="00CB3068" w:rsidP="00CB3068">
      <w:pPr>
        <w:pStyle w:val="USDABullet1"/>
      </w:pPr>
      <w:r>
        <w:t>Coach team members on training development process, templates and standards</w:t>
      </w:r>
      <w:r w:rsidR="008D1149">
        <w:t>.</w:t>
      </w:r>
    </w:p>
    <w:p w:rsidR="00CB3068" w:rsidRDefault="00CB3068" w:rsidP="00CB3068">
      <w:pPr>
        <w:pStyle w:val="USDABullet1"/>
      </w:pPr>
      <w:r>
        <w:t>Monitors the quality of the overall development effort</w:t>
      </w:r>
      <w:r w:rsidR="008D1149">
        <w:t>.</w:t>
      </w:r>
    </w:p>
    <w:p w:rsidR="00CB3068" w:rsidRDefault="00CB3068" w:rsidP="00CB3068">
      <w:pPr>
        <w:pStyle w:val="USDABullet1"/>
      </w:pPr>
      <w:r>
        <w:t>Manage training developers and development schedule</w:t>
      </w:r>
      <w:r w:rsidR="008D1149">
        <w:t>.</w:t>
      </w:r>
    </w:p>
    <w:p w:rsidR="00CB3068" w:rsidRDefault="00CB3068" w:rsidP="00CB3068">
      <w:pPr>
        <w:pStyle w:val="USDABullet1"/>
      </w:pPr>
      <w:r>
        <w:t>Assign responsibilities to team members</w:t>
      </w:r>
      <w:r w:rsidR="008D1149">
        <w:t>.</w:t>
      </w:r>
    </w:p>
    <w:p w:rsidR="00CB3068" w:rsidRDefault="00CB3068" w:rsidP="00CB3068">
      <w:pPr>
        <w:pStyle w:val="USDABullet1"/>
      </w:pPr>
      <w:r>
        <w:t>Defines resource workload allocation in accordance with overall Training and MIDAS Program priorities</w:t>
      </w:r>
      <w:r w:rsidR="008D1149">
        <w:t>.</w:t>
      </w:r>
    </w:p>
    <w:p w:rsidR="00CB3068" w:rsidRDefault="00CB3068" w:rsidP="00CB3068">
      <w:pPr>
        <w:pStyle w:val="USDABullet1"/>
      </w:pPr>
      <w:r>
        <w:t>Ensures timelines and quality of all team deliverables</w:t>
      </w:r>
      <w:r w:rsidR="008D1149">
        <w:t>.</w:t>
      </w:r>
    </w:p>
    <w:p w:rsidR="00CB3068" w:rsidRDefault="00CB3068" w:rsidP="00CB3068">
      <w:pPr>
        <w:pStyle w:val="USDABullet1"/>
      </w:pPr>
      <w:r>
        <w:t>Ensures quality reviews are conducted</w:t>
      </w:r>
      <w:r w:rsidR="008D1149">
        <w:t>.</w:t>
      </w:r>
    </w:p>
    <w:p w:rsidR="00CB3068" w:rsidRDefault="00CB3068" w:rsidP="00CB3068">
      <w:pPr>
        <w:pStyle w:val="USDABullet1"/>
      </w:pPr>
      <w:r>
        <w:lastRenderedPageBreak/>
        <w:t>Conduct quality review of training materials</w:t>
      </w:r>
      <w:r w:rsidR="008D1149">
        <w:t>.</w:t>
      </w:r>
    </w:p>
    <w:p w:rsidR="00CB3068" w:rsidRDefault="00CB3068" w:rsidP="00CB3068">
      <w:pPr>
        <w:pStyle w:val="USDABullet1"/>
      </w:pPr>
      <w:r>
        <w:t>Timely escalation of issues and solution recommendations – needs to remove the barriers for team to execute against work plan</w:t>
      </w:r>
      <w:r w:rsidR="008D1149">
        <w:t>.</w:t>
      </w:r>
    </w:p>
    <w:p w:rsidR="00CB3068" w:rsidRDefault="00CB3068" w:rsidP="00CB3068">
      <w:pPr>
        <w:pStyle w:val="USDABullet1"/>
      </w:pPr>
      <w:r>
        <w:t>Conduct knowledge transfer with appropriate FSA representatives</w:t>
      </w:r>
      <w:r w:rsidR="008D1149">
        <w:t>.</w:t>
      </w:r>
    </w:p>
    <w:p w:rsidR="00CB3068" w:rsidRDefault="00CB3068" w:rsidP="00CB3068">
      <w:pPr>
        <w:pStyle w:val="USDAHeading2"/>
      </w:pPr>
      <w:bookmarkStart w:id="251" w:name="_Toc307916756"/>
      <w:bookmarkStart w:id="252" w:name="_Toc335924112"/>
      <w:r>
        <w:t>Training Developer Responsibilities</w:t>
      </w:r>
      <w:bookmarkEnd w:id="251"/>
      <w:bookmarkEnd w:id="252"/>
    </w:p>
    <w:p w:rsidR="00CB3068" w:rsidRDefault="00CB3068" w:rsidP="00CB3068">
      <w:pPr>
        <w:pStyle w:val="USDABullet1"/>
      </w:pPr>
      <w:r>
        <w:t>Develops the user training curriculum and course outlines in the functional area</w:t>
      </w:r>
      <w:r w:rsidR="008D1149">
        <w:t>.</w:t>
      </w:r>
    </w:p>
    <w:p w:rsidR="00CB3068" w:rsidRDefault="00CB3068" w:rsidP="00CB3068">
      <w:pPr>
        <w:pStyle w:val="USDABullet1"/>
      </w:pPr>
      <w:r>
        <w:t>Interview Subject Matter Experts to obtain information about the Business Processes, system processes, and key concepts</w:t>
      </w:r>
      <w:r w:rsidR="008D1149">
        <w:t>.</w:t>
      </w:r>
    </w:p>
    <w:p w:rsidR="00CB3068" w:rsidRDefault="00CB3068" w:rsidP="00CB3068">
      <w:pPr>
        <w:pStyle w:val="USDABullet1"/>
      </w:pPr>
      <w:r>
        <w:t>Create, review, and revise end-user training materials related to the functional area of responsibility</w:t>
      </w:r>
      <w:r w:rsidR="008D1149">
        <w:t>.</w:t>
      </w:r>
    </w:p>
    <w:p w:rsidR="00CB3068" w:rsidRDefault="00CB3068" w:rsidP="00CB3068">
      <w:pPr>
        <w:pStyle w:val="USDABullet1"/>
      </w:pPr>
      <w:r>
        <w:t>Create training exercises, define training data requirements, and provide data requirements to the MIDAS Data Team in order to script exercise simulations</w:t>
      </w:r>
      <w:r w:rsidR="008D1149">
        <w:t>.</w:t>
      </w:r>
    </w:p>
    <w:p w:rsidR="00CB3068" w:rsidRDefault="00CB3068" w:rsidP="00CB3068">
      <w:pPr>
        <w:pStyle w:val="USDABullet1"/>
      </w:pPr>
      <w:r>
        <w:t>Participate in peer review of training deliverables</w:t>
      </w:r>
      <w:r w:rsidR="008D1149">
        <w:t>.</w:t>
      </w:r>
    </w:p>
    <w:p w:rsidR="00CB3068" w:rsidRDefault="00CB3068" w:rsidP="00CB3068">
      <w:pPr>
        <w:pStyle w:val="USDABullet1"/>
      </w:pPr>
      <w:r>
        <w:t>Communicate any issues or obstacles that would impact deadlines or quality of development to the MIDAS Training Lead</w:t>
      </w:r>
      <w:r w:rsidR="008D1149">
        <w:t>.</w:t>
      </w:r>
    </w:p>
    <w:p w:rsidR="00A846D2" w:rsidRDefault="00A846D2" w:rsidP="00CB3068">
      <w:pPr>
        <w:pStyle w:val="USDABullet1"/>
      </w:pPr>
      <w:r>
        <w:t>Working with the MIDAS training team, conduct Super User and State trainer training.</w:t>
      </w:r>
    </w:p>
    <w:p w:rsidR="00CB3068" w:rsidRDefault="00CB3068" w:rsidP="00CB3068">
      <w:pPr>
        <w:pStyle w:val="USDAHeading2"/>
      </w:pPr>
      <w:bookmarkStart w:id="253" w:name="_Toc307916757"/>
      <w:bookmarkStart w:id="254" w:name="_Toc335924113"/>
      <w:r>
        <w:t>Training Editor Responsibilities</w:t>
      </w:r>
      <w:bookmarkEnd w:id="253"/>
      <w:bookmarkEnd w:id="254"/>
    </w:p>
    <w:p w:rsidR="00CB3068" w:rsidRDefault="00CB3068" w:rsidP="00CB3068">
      <w:pPr>
        <w:pStyle w:val="USDABullet1"/>
      </w:pPr>
      <w:r>
        <w:t>Responsible for quality assurance of all documents (user documentation and training materials) prior to publication</w:t>
      </w:r>
      <w:r w:rsidR="008D1149">
        <w:t>.</w:t>
      </w:r>
    </w:p>
    <w:p w:rsidR="00CB3068" w:rsidRDefault="00CB3068" w:rsidP="00CB3068">
      <w:pPr>
        <w:pStyle w:val="USDABullet1"/>
      </w:pPr>
      <w:r>
        <w:t>Ensure team members are in compliance with FSA standards, templates, and document management process</w:t>
      </w:r>
      <w:r w:rsidR="008D1149">
        <w:t>.</w:t>
      </w:r>
    </w:p>
    <w:p w:rsidR="00CB3068" w:rsidRDefault="00CB3068" w:rsidP="00CB3068">
      <w:pPr>
        <w:pStyle w:val="USDABullet1"/>
      </w:pPr>
      <w:r>
        <w:t>Ensure all materials have clarity of concept and presentation with common language used</w:t>
      </w:r>
      <w:r w:rsidR="008D1149">
        <w:t>.</w:t>
      </w:r>
    </w:p>
    <w:p w:rsidR="00CB3068" w:rsidRDefault="00CB3068" w:rsidP="00CB3068">
      <w:pPr>
        <w:pStyle w:val="USDABullet1"/>
      </w:pPr>
      <w:r>
        <w:t>Ensure the Quality Review Process is understood and followed by all project team members</w:t>
      </w:r>
      <w:r w:rsidR="008D1149">
        <w:t>.</w:t>
      </w:r>
    </w:p>
    <w:p w:rsidR="00CB3068" w:rsidRDefault="00CB3068" w:rsidP="00CB3068">
      <w:pPr>
        <w:pStyle w:val="USDAHeading2"/>
      </w:pPr>
      <w:bookmarkStart w:id="255" w:name="_Toc307916758"/>
      <w:bookmarkStart w:id="256" w:name="_Toc335924114"/>
      <w:r>
        <w:t>uPerform Administrator</w:t>
      </w:r>
      <w:bookmarkEnd w:id="255"/>
      <w:bookmarkEnd w:id="256"/>
    </w:p>
    <w:p w:rsidR="00CB3068" w:rsidRDefault="00CB3068" w:rsidP="00CB3068">
      <w:pPr>
        <w:pStyle w:val="USDABullet1"/>
      </w:pPr>
      <w:r>
        <w:t>Creates and manages projects and compiles project-directed settings, including uPerform templates, language usage, project members, project member rights, project name, etc.</w:t>
      </w:r>
    </w:p>
    <w:p w:rsidR="00CB3068" w:rsidRDefault="00CB3068" w:rsidP="00CB3068">
      <w:pPr>
        <w:pStyle w:val="USDABullet1"/>
      </w:pPr>
      <w:r>
        <w:t>Creates and manages document libraries and end-user website taxonomies</w:t>
      </w:r>
      <w:r w:rsidR="008D1149">
        <w:t>.</w:t>
      </w:r>
    </w:p>
    <w:p w:rsidR="00CB3068" w:rsidRDefault="00CB3068" w:rsidP="00CB3068">
      <w:pPr>
        <w:pStyle w:val="USDABullet1"/>
      </w:pPr>
      <w:r>
        <w:lastRenderedPageBreak/>
        <w:t>Creates and manages pre-defined document workflows. Can stop a workflow or cancel document checkout</w:t>
      </w:r>
      <w:r w:rsidR="008D1149">
        <w:t>.</w:t>
      </w:r>
    </w:p>
    <w:p w:rsidR="00CB3068" w:rsidRDefault="00CB3068" w:rsidP="00CB3068">
      <w:pPr>
        <w:pStyle w:val="USDABullet1"/>
      </w:pPr>
      <w:r>
        <w:t>Defines website context of all documents in the project</w:t>
      </w:r>
      <w:r w:rsidR="008D1149">
        <w:t>.</w:t>
      </w:r>
    </w:p>
    <w:p w:rsidR="00CB3068" w:rsidRDefault="00CB3068" w:rsidP="00CB3068">
      <w:pPr>
        <w:pStyle w:val="USDABullet1"/>
      </w:pPr>
      <w:r>
        <w:t>Acts as uPerform Glossary Administrator to manage glossary globalization queues</w:t>
      </w:r>
      <w:r w:rsidR="008D1149">
        <w:t>.</w:t>
      </w:r>
    </w:p>
    <w:p w:rsidR="00CB3068" w:rsidRDefault="00CB3068" w:rsidP="00CB3068">
      <w:pPr>
        <w:pStyle w:val="USDABullet1"/>
      </w:pPr>
      <w:r>
        <w:t>Reviews glossary logs</w:t>
      </w:r>
      <w:r w:rsidR="008D1149">
        <w:t>.</w:t>
      </w:r>
    </w:p>
    <w:p w:rsidR="00CB3068" w:rsidRDefault="00CB3068" w:rsidP="00CB3068">
      <w:pPr>
        <w:pStyle w:val="USDABullet1"/>
      </w:pPr>
      <w:r>
        <w:t>Manages changes to field definitions</w:t>
      </w:r>
      <w:r w:rsidR="008D1149">
        <w:t>.</w:t>
      </w:r>
    </w:p>
    <w:p w:rsidR="00CB3068" w:rsidRDefault="00CB3068" w:rsidP="00CB3068">
      <w:pPr>
        <w:pStyle w:val="USDABullet1"/>
      </w:pPr>
      <w:r>
        <w:t>Manages publication queues</w:t>
      </w:r>
      <w:r w:rsidR="008D1149">
        <w:t>.</w:t>
      </w:r>
    </w:p>
    <w:p w:rsidR="00CB3068" w:rsidRDefault="00CB3068" w:rsidP="00CB3068">
      <w:pPr>
        <w:pStyle w:val="USDAHeading1"/>
      </w:pPr>
      <w:bookmarkStart w:id="257" w:name="_Toc307916759"/>
      <w:bookmarkStart w:id="258" w:name="_Toc335924115"/>
      <w:r>
        <w:t>Critical Success Factors</w:t>
      </w:r>
      <w:bookmarkEnd w:id="257"/>
      <w:bookmarkEnd w:id="258"/>
    </w:p>
    <w:p w:rsidR="00CB3068" w:rsidRDefault="00CB3068" w:rsidP="00CB3068">
      <w:pPr>
        <w:pStyle w:val="USDABody"/>
      </w:pPr>
      <w:r>
        <w:t xml:space="preserve">The success of the </w:t>
      </w:r>
      <w:r w:rsidR="00C17537">
        <w:t>MIDAS FSA Training Team</w:t>
      </w:r>
      <w:r w:rsidR="0073593D">
        <w:t xml:space="preserve"> </w:t>
      </w:r>
      <w:r>
        <w:t xml:space="preserve">training program will depend on the commitment and support of FSA leadership, management, </w:t>
      </w:r>
      <w:proofErr w:type="gramStart"/>
      <w:r>
        <w:t>the</w:t>
      </w:r>
      <w:proofErr w:type="gramEnd"/>
      <w:r>
        <w:t xml:space="preserve"> end user community, the MIDAS Project team, the MIDAS Subject Matter Experts (SMEs), and the Training team members. Critical success factors include:</w:t>
      </w:r>
    </w:p>
    <w:p w:rsidR="00CB3068" w:rsidRPr="00040582" w:rsidRDefault="00CB3068" w:rsidP="00CB3068">
      <w:pPr>
        <w:pStyle w:val="USDABody"/>
        <w:rPr>
          <w:b/>
        </w:rPr>
      </w:pPr>
      <w:r w:rsidRPr="00040582">
        <w:rPr>
          <w:b/>
        </w:rPr>
        <w:t>FSA Leadership Commitment to the Training Effort</w:t>
      </w:r>
    </w:p>
    <w:p w:rsidR="00CB3068" w:rsidRDefault="00CB3068" w:rsidP="00CB3068">
      <w:pPr>
        <w:pStyle w:val="USDABullet1"/>
      </w:pPr>
      <w:r>
        <w:t>State, District</w:t>
      </w:r>
      <w:r w:rsidR="008D1149">
        <w:t>,</w:t>
      </w:r>
      <w:r>
        <w:t xml:space="preserve"> and County management must encourage and enable employees to attend and complete all training activities as scheduled</w:t>
      </w:r>
      <w:r w:rsidR="008D1149">
        <w:t>.</w:t>
      </w:r>
    </w:p>
    <w:p w:rsidR="00CB3068" w:rsidRDefault="00CB3068" w:rsidP="00CB3068">
      <w:pPr>
        <w:pStyle w:val="USDABullet1"/>
      </w:pPr>
      <w:r>
        <w:t>Training must be viewed and communicated as a top priority</w:t>
      </w:r>
      <w:r w:rsidR="008D1149">
        <w:t>.</w:t>
      </w:r>
    </w:p>
    <w:p w:rsidR="00CB3068" w:rsidRDefault="00CB3068" w:rsidP="00CB3068">
      <w:pPr>
        <w:pStyle w:val="USDABullet1"/>
      </w:pPr>
      <w:r>
        <w:t>Each participant’s involvement in training must be tracked to ensure they receive all appropriate training for their specific system role</w:t>
      </w:r>
      <w:r w:rsidR="008D1149">
        <w:t>.</w:t>
      </w:r>
    </w:p>
    <w:p w:rsidR="00CB3068" w:rsidRPr="00040582" w:rsidRDefault="00CB3068" w:rsidP="00CB3068">
      <w:pPr>
        <w:pStyle w:val="USDABody"/>
        <w:rPr>
          <w:b/>
        </w:rPr>
      </w:pPr>
      <w:r w:rsidRPr="00040582">
        <w:rPr>
          <w:b/>
        </w:rPr>
        <w:t>State, District, and County Acceptance of the Training Effort</w:t>
      </w:r>
    </w:p>
    <w:p w:rsidR="00CB3068" w:rsidRDefault="00CB3068" w:rsidP="00CB3068">
      <w:pPr>
        <w:pStyle w:val="USDABullet1"/>
      </w:pPr>
      <w:r>
        <w:t>Job roles and responsibilities must be clearly defined</w:t>
      </w:r>
      <w:r w:rsidR="008D1149">
        <w:t>.</w:t>
      </w:r>
    </w:p>
    <w:p w:rsidR="00CB3068" w:rsidRDefault="00CB3068" w:rsidP="00CB3068">
      <w:pPr>
        <w:pStyle w:val="USDABullet1"/>
      </w:pPr>
      <w:r>
        <w:t xml:space="preserve">Train-the-Trainer (T3) program requires dedicated trainers/Subject Matter Experts (SMEs) and a significant amount of practical hands-on experience. As part of the T3 program, Trainers need to be involved in </w:t>
      </w:r>
      <w:r w:rsidR="00A846D2">
        <w:t>End User</w:t>
      </w:r>
      <w:r>
        <w:t xml:space="preserve"> testing as well as reviewing courseware materials and exercises</w:t>
      </w:r>
      <w:r w:rsidR="008D1149">
        <w:t>.</w:t>
      </w:r>
    </w:p>
    <w:p w:rsidR="00CB3068" w:rsidRDefault="00CB3068" w:rsidP="00CB3068">
      <w:pPr>
        <w:pStyle w:val="USDABullet1"/>
      </w:pPr>
      <w:r>
        <w:t>Training program incorporating real life examples for the user</w:t>
      </w:r>
      <w:r w:rsidR="008D1149">
        <w:t>.</w:t>
      </w:r>
    </w:p>
    <w:p w:rsidR="00CB3068" w:rsidRPr="006B6F94" w:rsidRDefault="00CB3068" w:rsidP="00CB3068">
      <w:pPr>
        <w:pStyle w:val="USDABody"/>
        <w:rPr>
          <w:b/>
        </w:rPr>
      </w:pPr>
      <w:r w:rsidRPr="006B6F94">
        <w:rPr>
          <w:b/>
        </w:rPr>
        <w:t>A Managed Learning Pace To Prevent Information “Overload”</w:t>
      </w:r>
    </w:p>
    <w:p w:rsidR="00CB3068" w:rsidRDefault="00CB3068" w:rsidP="00CB3068">
      <w:pPr>
        <w:pStyle w:val="USDABullet1"/>
      </w:pPr>
      <w:r>
        <w:t>Each role must have a detailed curriculum that includes both business processes and SAP procedures training and which builds upon previous training courses</w:t>
      </w:r>
      <w:r w:rsidR="008D1149">
        <w:t>.</w:t>
      </w:r>
    </w:p>
    <w:p w:rsidR="00CB3068" w:rsidRDefault="00CB3068" w:rsidP="00CB3068">
      <w:pPr>
        <w:pStyle w:val="USDABullet1"/>
      </w:pPr>
      <w:r>
        <w:t>Timing, “bundling”, and sequencing of information must be taken into consideration when developing the curriculum and scheduling training classes</w:t>
      </w:r>
      <w:r w:rsidR="008D1149">
        <w:t>.</w:t>
      </w:r>
    </w:p>
    <w:p w:rsidR="00CB3068" w:rsidRDefault="00CB3068" w:rsidP="00CB3068">
      <w:pPr>
        <w:pStyle w:val="USDABullet1"/>
      </w:pPr>
      <w:r>
        <w:t>MIDAS end users must be aware of new business policies and changes in job role functions prior to beginning end user training</w:t>
      </w:r>
      <w:r w:rsidR="008D1149">
        <w:t>.</w:t>
      </w:r>
    </w:p>
    <w:p w:rsidR="00CB3068" w:rsidRPr="006B6F94" w:rsidRDefault="00CB3068" w:rsidP="00CB3068">
      <w:pPr>
        <w:pStyle w:val="USDABody"/>
        <w:rPr>
          <w:b/>
        </w:rPr>
      </w:pPr>
      <w:r w:rsidRPr="006B6F94">
        <w:rPr>
          <w:b/>
        </w:rPr>
        <w:t>Project Documentation Support and Accuracy</w:t>
      </w:r>
    </w:p>
    <w:p w:rsidR="00CB3068" w:rsidRDefault="00CB3068" w:rsidP="00CB3068">
      <w:pPr>
        <w:pStyle w:val="USDABullet1"/>
      </w:pPr>
      <w:r>
        <w:lastRenderedPageBreak/>
        <w:t>Business processes and SAP system procedures must be well-written, user friendly, and effectively maintained. Additionally, other related policy documentation is essential, as it serves as the primary content source for the training materials</w:t>
      </w:r>
      <w:r w:rsidR="008D1149">
        <w:t>.</w:t>
      </w:r>
    </w:p>
    <w:p w:rsidR="00CB3068" w:rsidRDefault="00CB3068" w:rsidP="00CB3068">
      <w:pPr>
        <w:pStyle w:val="USDABullet1"/>
      </w:pPr>
      <w:r>
        <w:t>The quality review process must involve participation, feedback, and adherence to established turnaround times by: Functional team members, key users and/or SMEs to ensure user acceptance, subject matter experts to ensure technical accuracy, and the Training team to ensure adherence to standards and guidelines is achieved</w:t>
      </w:r>
      <w:r w:rsidR="008D1149">
        <w:t>.</w:t>
      </w:r>
    </w:p>
    <w:p w:rsidR="00CB3068" w:rsidRDefault="00CB3068" w:rsidP="00CB3068">
      <w:pPr>
        <w:pStyle w:val="USDABullet1"/>
      </w:pPr>
      <w:r>
        <w:t>The training work plan must be integrated and managed with the overall project plan</w:t>
      </w:r>
      <w:r w:rsidR="008D1149">
        <w:t>.</w:t>
      </w:r>
    </w:p>
    <w:p w:rsidR="00CB3068" w:rsidRPr="006B6F94" w:rsidRDefault="00CB3068" w:rsidP="00CB3068">
      <w:pPr>
        <w:pStyle w:val="USDABody"/>
        <w:rPr>
          <w:b/>
        </w:rPr>
      </w:pPr>
      <w:r w:rsidRPr="006B6F94">
        <w:rPr>
          <w:b/>
        </w:rPr>
        <w:t>Infrastructure</w:t>
      </w:r>
    </w:p>
    <w:p w:rsidR="00CB3068" w:rsidRDefault="00CB3068" w:rsidP="00CB3068">
      <w:pPr>
        <w:pStyle w:val="USDABullet1"/>
      </w:pPr>
      <w:r>
        <w:t>The technology and systems to support program delivery must provide for a “controlled,” reliable training environment, with an inherent rapid response time</w:t>
      </w:r>
      <w:r w:rsidR="008D1149">
        <w:t>.</w:t>
      </w:r>
    </w:p>
    <w:p w:rsidR="00CB3068" w:rsidRDefault="00CB3068" w:rsidP="00CB3068">
      <w:pPr>
        <w:pStyle w:val="USDABullet1"/>
      </w:pPr>
      <w:r>
        <w:t>The SAP MIDAS training environment must be backed by adequate technical and application support</w:t>
      </w:r>
      <w:r w:rsidR="008D1149">
        <w:t>.</w:t>
      </w:r>
    </w:p>
    <w:p w:rsidR="00CB3068" w:rsidRPr="006B6F94" w:rsidRDefault="00CB3068" w:rsidP="00CB3068">
      <w:pPr>
        <w:pStyle w:val="USDABody"/>
        <w:rPr>
          <w:b/>
        </w:rPr>
      </w:pPr>
      <w:r w:rsidRPr="006B6F94">
        <w:rPr>
          <w:b/>
        </w:rPr>
        <w:t>Cross-Team Communication</w:t>
      </w:r>
    </w:p>
    <w:p w:rsidR="00CB3068" w:rsidRDefault="00CB3068" w:rsidP="00CB3068">
      <w:pPr>
        <w:pStyle w:val="USDABullet1"/>
      </w:pPr>
      <w:r>
        <w:t>The Functional team members and Release Managers possess in-depth knowledge of the business processes and the SAP configuration. The Training team members will rely on their subject matter expertise to assist in the development of practical, accurate, and realistic training materials</w:t>
      </w:r>
      <w:r w:rsidR="008D1149">
        <w:t>.</w:t>
      </w:r>
    </w:p>
    <w:p w:rsidR="00CB3068" w:rsidRDefault="00CB3068" w:rsidP="00CB3068">
      <w:pPr>
        <w:pStyle w:val="USDABullet1"/>
      </w:pPr>
      <w:r>
        <w:t>The continuing communication of the evolution of business processes and configurations ongoing through the life of the project is required to ensure training material accuracy and effectiveness</w:t>
      </w:r>
      <w:r w:rsidR="008D1149">
        <w:t>.</w:t>
      </w:r>
    </w:p>
    <w:p w:rsidR="00CB3068" w:rsidRDefault="00CB3068" w:rsidP="00CB3068">
      <w:pPr>
        <w:pStyle w:val="USDABullet1"/>
      </w:pPr>
      <w:r>
        <w:t>The Training team must work closely with the Change Management/Deployment/ Communications teams to ensure integration of activities, deliverables and work plans</w:t>
      </w:r>
      <w:r w:rsidR="008D1149">
        <w:t>.</w:t>
      </w:r>
    </w:p>
    <w:p w:rsidR="00CB3068" w:rsidRPr="006B6F94" w:rsidRDefault="00CB3068" w:rsidP="00CB3068">
      <w:pPr>
        <w:pStyle w:val="USDABody"/>
        <w:rPr>
          <w:b/>
        </w:rPr>
      </w:pPr>
      <w:r w:rsidRPr="006B6F94">
        <w:rPr>
          <w:b/>
        </w:rPr>
        <w:t>Stable Implementation Scope</w:t>
      </w:r>
    </w:p>
    <w:p w:rsidR="00CB3068" w:rsidRDefault="00CB3068" w:rsidP="00CB3068">
      <w:pPr>
        <w:pStyle w:val="USDABullet1"/>
      </w:pPr>
      <w:r>
        <w:t>A clearly defined project scope and plan and a tightly managed scope and change management control process are required to ensure the design and development of an appropriate curriculum</w:t>
      </w:r>
      <w:r w:rsidR="008D1149">
        <w:t>.</w:t>
      </w:r>
    </w:p>
    <w:p w:rsidR="00CB3068" w:rsidRDefault="00CB3068" w:rsidP="00CB3068">
      <w:pPr>
        <w:pStyle w:val="USDABullet1"/>
      </w:pPr>
      <w:r>
        <w:t>A clearly defined communication process is required to facilitate changes to the training materials that result from testing or other issues that can effect training development or delivery</w:t>
      </w:r>
      <w:r w:rsidR="008D1149">
        <w:t>.</w:t>
      </w:r>
    </w:p>
    <w:p w:rsidR="00CB3068" w:rsidRPr="006B6F94" w:rsidRDefault="00CB3068" w:rsidP="00CB3068">
      <w:pPr>
        <w:pStyle w:val="USDABody"/>
        <w:rPr>
          <w:b/>
        </w:rPr>
      </w:pPr>
      <w:r w:rsidRPr="006B6F94">
        <w:rPr>
          <w:b/>
        </w:rPr>
        <w:t>Adequate Time for Materials Development</w:t>
      </w:r>
    </w:p>
    <w:p w:rsidR="00CB3068" w:rsidRDefault="00CB3068" w:rsidP="00CB3068">
      <w:pPr>
        <w:pStyle w:val="USDABullet1"/>
      </w:pPr>
      <w:r>
        <w:t xml:space="preserve">Appropriate time and resources must be allocated for all training related activities, </w:t>
      </w:r>
      <w:r>
        <w:lastRenderedPageBreak/>
        <w:t>including quality reviews, system testing, and post-testing upgrades and revisions to the training materials</w:t>
      </w:r>
      <w:r w:rsidR="00CF4D6E">
        <w:t>.</w:t>
      </w:r>
    </w:p>
    <w:p w:rsidR="00CB3068" w:rsidRDefault="00CB3068" w:rsidP="00CB3068">
      <w:pPr>
        <w:spacing w:after="0" w:line="240" w:lineRule="auto"/>
        <w:rPr>
          <w:rFonts w:ascii="Cambria" w:eastAsia="Times New Roman" w:hAnsi="Cambria"/>
          <w:b/>
          <w:bCs/>
          <w:iCs/>
          <w:color w:val="FFFFFF"/>
          <w:sz w:val="28"/>
          <w:szCs w:val="28"/>
        </w:rPr>
      </w:pPr>
    </w:p>
    <w:p w:rsidR="00CB3068" w:rsidRDefault="00CB3068" w:rsidP="006F30BD">
      <w:pPr>
        <w:pStyle w:val="USDAHeading1"/>
        <w:numPr>
          <w:ilvl w:val="0"/>
          <w:numId w:val="0"/>
        </w:numPr>
        <w:tabs>
          <w:tab w:val="left" w:pos="720"/>
        </w:tabs>
        <w:ind w:left="432" w:hanging="432"/>
      </w:pPr>
      <w:bookmarkStart w:id="259" w:name="_Toc307916760"/>
      <w:bookmarkStart w:id="260" w:name="_Toc335924116"/>
      <w:r>
        <w:t>Appendix A:  Glossary</w:t>
      </w:r>
      <w:bookmarkEnd w:id="259"/>
      <w:bookmarkEnd w:id="260"/>
    </w:p>
    <w:p w:rsidR="00CB3068" w:rsidRDefault="00CB3068" w:rsidP="00CB3068">
      <w:pPr>
        <w:pStyle w:val="USDABody"/>
      </w:pPr>
      <w:r>
        <w:t xml:space="preserve">Please refer to the MIDAS project glossary for complete terms and definitions. </w:t>
      </w:r>
    </w:p>
    <w:p w:rsidR="00CB3068" w:rsidRDefault="00CB3068" w:rsidP="006F30BD">
      <w:pPr>
        <w:pStyle w:val="USDAHeading1"/>
        <w:numPr>
          <w:ilvl w:val="0"/>
          <w:numId w:val="0"/>
        </w:numPr>
        <w:tabs>
          <w:tab w:val="left" w:pos="720"/>
        </w:tabs>
        <w:ind w:left="432" w:hanging="432"/>
      </w:pPr>
      <w:bookmarkStart w:id="261" w:name="_Toc307916761"/>
      <w:bookmarkStart w:id="262" w:name="_Toc335924117"/>
      <w:r>
        <w:t>Appendix B:  References</w:t>
      </w:r>
      <w:bookmarkEnd w:id="261"/>
      <w:bookmarkEnd w:id="262"/>
    </w:p>
    <w:p w:rsidR="00CB3068" w:rsidRDefault="00CB3068" w:rsidP="00CB3068">
      <w:pPr>
        <w:pStyle w:val="USDABody"/>
      </w:pPr>
      <w:r>
        <w:t>The MIDAS SI used the following standards or guidelines in preparing this plan:</w:t>
      </w:r>
    </w:p>
    <w:p w:rsidR="00CB3068" w:rsidRDefault="00CB3068" w:rsidP="00CB3068">
      <w:pPr>
        <w:pStyle w:val="USDABullet1"/>
      </w:pPr>
      <w:r>
        <w:t>C1-21 OCM Strategy Plan document</w:t>
      </w:r>
      <w:r w:rsidR="00CF4D6E">
        <w:t>.</w:t>
      </w:r>
    </w:p>
    <w:p w:rsidR="00CB3068" w:rsidRDefault="00CB3068" w:rsidP="00CB3068">
      <w:pPr>
        <w:pStyle w:val="USDABullet1"/>
      </w:pPr>
      <w:r>
        <w:t>SAP/OCM toolkit</w:t>
      </w:r>
      <w:r w:rsidR="00CF4D6E">
        <w:t>.</w:t>
      </w:r>
    </w:p>
    <w:p w:rsidR="00CB3068" w:rsidRDefault="00CB3068" w:rsidP="00CB3068">
      <w:pPr>
        <w:pStyle w:val="USDABullet1"/>
      </w:pPr>
      <w:r>
        <w:t>Business Transformation Knowledge Center (DOD)</w:t>
      </w:r>
      <w:r w:rsidR="00CF4D6E">
        <w:t>.</w:t>
      </w:r>
    </w:p>
    <w:p w:rsidR="00CB3068" w:rsidRDefault="00CB3068" w:rsidP="00CB3068">
      <w:pPr>
        <w:pStyle w:val="USDABullet1"/>
      </w:pPr>
      <w:r>
        <w:t xml:space="preserve">Lean </w:t>
      </w:r>
      <w:proofErr w:type="gramStart"/>
      <w:r>
        <w:t>Six Sigma</w:t>
      </w:r>
      <w:proofErr w:type="gramEnd"/>
      <w:r w:rsidR="00CF4D6E">
        <w:t>.</w:t>
      </w:r>
    </w:p>
    <w:p w:rsidR="00CB3068" w:rsidRDefault="00CB3068" w:rsidP="00CB3068">
      <w:pPr>
        <w:pStyle w:val="USDABullet1"/>
      </w:pPr>
      <w:r>
        <w:t>SAP Education</w:t>
      </w:r>
      <w:r w:rsidR="00CF4D6E">
        <w:t>.</w:t>
      </w:r>
    </w:p>
    <w:p w:rsidR="00CB3068" w:rsidRDefault="00CB3068" w:rsidP="00CB3068">
      <w:pPr>
        <w:pStyle w:val="USDABullet1"/>
      </w:pPr>
      <w:r>
        <w:t>ITIL v3</w:t>
      </w:r>
      <w:r w:rsidR="00CF4D6E">
        <w:t>.</w:t>
      </w:r>
    </w:p>
    <w:p w:rsidR="00CB3068" w:rsidRDefault="00CB3068" w:rsidP="00CB3068">
      <w:pPr>
        <w:pStyle w:val="USDABullet1"/>
      </w:pPr>
      <w:r>
        <w:t>USDA SAP Roadmap</w:t>
      </w:r>
      <w:r w:rsidR="00CF4D6E">
        <w:t>.</w:t>
      </w:r>
    </w:p>
    <w:p w:rsidR="00CB3068" w:rsidRDefault="00CB3068" w:rsidP="00CB3068">
      <w:pPr>
        <w:pStyle w:val="USDABullet1"/>
      </w:pPr>
      <w:r>
        <w:t>SI SDLC</w:t>
      </w:r>
      <w:r w:rsidR="00CF4D6E">
        <w:t>.</w:t>
      </w:r>
    </w:p>
    <w:p w:rsidR="00CB3068" w:rsidRDefault="00CB3068" w:rsidP="00CB3068">
      <w:pPr>
        <w:pStyle w:val="USDABullet1"/>
      </w:pPr>
      <w:r w:rsidRPr="00F25AF4">
        <w:rPr>
          <w:i/>
        </w:rPr>
        <w:t>Evaluating Training Programs: The Four Levels</w:t>
      </w:r>
      <w:r>
        <w:t>. Kirkpatrick, D.L. (1994)</w:t>
      </w:r>
      <w:r w:rsidR="00CF4D6E">
        <w:t>.</w:t>
      </w:r>
    </w:p>
    <w:p w:rsidR="00CB3068" w:rsidRDefault="00CB3068" w:rsidP="00CB3068">
      <w:pPr>
        <w:spacing w:after="0" w:line="240" w:lineRule="auto"/>
        <w:rPr>
          <w:rFonts w:ascii="Cambria" w:eastAsia="Times New Roman" w:hAnsi="Cambria"/>
          <w:b/>
          <w:bCs/>
          <w:iCs/>
          <w:color w:val="FFFFFF"/>
          <w:sz w:val="28"/>
          <w:szCs w:val="28"/>
        </w:rPr>
      </w:pPr>
    </w:p>
    <w:p w:rsidR="00CB3068" w:rsidRDefault="00CB3068" w:rsidP="006F30BD">
      <w:pPr>
        <w:pStyle w:val="USDAHeading1"/>
        <w:numPr>
          <w:ilvl w:val="0"/>
          <w:numId w:val="0"/>
        </w:numPr>
        <w:ind w:left="432" w:hanging="432"/>
      </w:pPr>
      <w:bookmarkStart w:id="263" w:name="_Toc307916762"/>
      <w:bookmarkStart w:id="264" w:name="_Toc335924118"/>
      <w:r>
        <w:t>Appendix C:  Crosswalk to Document Item Detail (DID)</w:t>
      </w:r>
      <w:bookmarkEnd w:id="263"/>
      <w:bookmarkEnd w:id="264"/>
    </w:p>
    <w:p w:rsidR="00CB3068" w:rsidRDefault="00CB3068" w:rsidP="00CB3068">
      <w:pPr>
        <w:pStyle w:val="USDABody"/>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1E0"/>
      </w:tblPr>
      <w:tblGrid>
        <w:gridCol w:w="4667"/>
        <w:gridCol w:w="4783"/>
      </w:tblGrid>
      <w:tr w:rsidR="00CB3068" w:rsidRPr="00566896" w:rsidTr="007C289E">
        <w:trPr>
          <w:tblHeader/>
        </w:trPr>
        <w:tc>
          <w:tcPr>
            <w:tcW w:w="4667" w:type="dxa"/>
            <w:shd w:val="clear" w:color="auto" w:fill="004800"/>
          </w:tcPr>
          <w:p w:rsidR="00CB3068" w:rsidRPr="00610131" w:rsidRDefault="00CB3068" w:rsidP="001F56A0">
            <w:pPr>
              <w:pStyle w:val="USDATableBody"/>
              <w:jc w:val="center"/>
              <w:rPr>
                <w:b/>
                <w:color w:val="FFFFFF" w:themeColor="background1"/>
                <w:sz w:val="22"/>
              </w:rPr>
            </w:pPr>
            <w:r w:rsidRPr="00610131">
              <w:rPr>
                <w:b/>
                <w:color w:val="FFFFFF" w:themeColor="background1"/>
                <w:sz w:val="22"/>
              </w:rPr>
              <w:t>Data Item High Level Outline</w:t>
            </w:r>
          </w:p>
        </w:tc>
        <w:tc>
          <w:tcPr>
            <w:tcW w:w="4783" w:type="dxa"/>
            <w:shd w:val="clear" w:color="auto" w:fill="004800"/>
          </w:tcPr>
          <w:p w:rsidR="00CB3068" w:rsidRPr="00610131" w:rsidRDefault="00CB3068" w:rsidP="001F56A0">
            <w:pPr>
              <w:pStyle w:val="USDATableBody"/>
              <w:jc w:val="center"/>
              <w:rPr>
                <w:b/>
                <w:color w:val="FFFFFF" w:themeColor="background1"/>
                <w:sz w:val="22"/>
              </w:rPr>
            </w:pPr>
            <w:r w:rsidRPr="00610131">
              <w:rPr>
                <w:b/>
                <w:color w:val="FFFFFF" w:themeColor="background1"/>
                <w:sz w:val="22"/>
              </w:rPr>
              <w:t>Maps to section:</w:t>
            </w:r>
          </w:p>
        </w:tc>
      </w:tr>
      <w:tr w:rsidR="00CB3068" w:rsidRPr="00566896" w:rsidTr="007C289E">
        <w:tc>
          <w:tcPr>
            <w:tcW w:w="4667" w:type="dxa"/>
          </w:tcPr>
          <w:p w:rsidR="00CB3068" w:rsidRPr="00610131" w:rsidRDefault="00CB3068" w:rsidP="001F56A0">
            <w:pPr>
              <w:tabs>
                <w:tab w:val="center" w:pos="2218"/>
              </w:tabs>
              <w:rPr>
                <w:rFonts w:ascii="Times New Roman" w:hAnsi="Times New Roman"/>
                <w:b/>
                <w:sz w:val="20"/>
                <w:szCs w:val="20"/>
              </w:rPr>
            </w:pPr>
            <w:r w:rsidRPr="00610131">
              <w:rPr>
                <w:rFonts w:ascii="Times New Roman" w:hAnsi="Times New Roman"/>
                <w:b/>
                <w:sz w:val="20"/>
                <w:szCs w:val="20"/>
              </w:rPr>
              <w:t xml:space="preserve">1 Introduction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Provide a brief introduction.</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 Introduction</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1.1 Scope of Training for Task Order 3</w:t>
            </w:r>
          </w:p>
          <w:p w:rsidR="00CB3068" w:rsidRPr="00610131" w:rsidRDefault="00CB3068" w:rsidP="001F56A0">
            <w:pPr>
              <w:rPr>
                <w:rFonts w:ascii="Times New Roman" w:hAnsi="Times New Roman"/>
                <w:b/>
                <w:sz w:val="20"/>
                <w:szCs w:val="20"/>
              </w:rPr>
            </w:pPr>
          </w:p>
        </w:tc>
        <w:tc>
          <w:tcPr>
            <w:tcW w:w="4783" w:type="dxa"/>
            <w:shd w:val="clear" w:color="auto" w:fill="auto"/>
          </w:tcPr>
          <w:p w:rsidR="00CB3068" w:rsidRPr="00610131" w:rsidRDefault="00CB3068" w:rsidP="00580E70">
            <w:pPr>
              <w:rPr>
                <w:rFonts w:ascii="Times New Roman" w:hAnsi="Times New Roman"/>
                <w:b/>
                <w:sz w:val="20"/>
                <w:szCs w:val="20"/>
              </w:rPr>
            </w:pPr>
            <w:r w:rsidRPr="00610131">
              <w:rPr>
                <w:rFonts w:ascii="Times New Roman" w:hAnsi="Times New Roman"/>
                <w:b/>
                <w:sz w:val="20"/>
                <w:szCs w:val="20"/>
              </w:rPr>
              <w:t>1.</w:t>
            </w:r>
            <w:r w:rsidR="00580E70">
              <w:rPr>
                <w:rFonts w:ascii="Times New Roman" w:hAnsi="Times New Roman"/>
                <w:b/>
                <w:sz w:val="20"/>
                <w:szCs w:val="20"/>
              </w:rPr>
              <w:t>3</w:t>
            </w:r>
            <w:r w:rsidRPr="00610131">
              <w:rPr>
                <w:rFonts w:ascii="Times New Roman" w:hAnsi="Times New Roman"/>
                <w:b/>
                <w:sz w:val="20"/>
                <w:szCs w:val="20"/>
              </w:rPr>
              <w:t xml:space="preserve"> Scope</w:t>
            </w:r>
          </w:p>
        </w:tc>
      </w:tr>
      <w:tr w:rsidR="00CB3068" w:rsidRPr="00566896" w:rsidTr="007C289E">
        <w:trPr>
          <w:trHeight w:val="180"/>
        </w:trPr>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1.2  References</w:t>
            </w:r>
          </w:p>
          <w:p w:rsidR="00CB3068" w:rsidRPr="00610131" w:rsidRDefault="00CB3068" w:rsidP="001F56A0">
            <w:pPr>
              <w:rPr>
                <w:rFonts w:ascii="Times New Roman" w:hAnsi="Times New Roman"/>
                <w:b/>
                <w:sz w:val="20"/>
                <w:szCs w:val="20"/>
              </w:rPr>
            </w:pPr>
            <w:r w:rsidRPr="00610131">
              <w:rPr>
                <w:rFonts w:ascii="Times New Roman" w:hAnsi="Times New Roman"/>
                <w:sz w:val="20"/>
                <w:szCs w:val="20"/>
              </w:rPr>
              <w:t xml:space="preserve">Cite references and sources. Cite related deliverables that support or extend the information presented in this </w:t>
            </w:r>
            <w:r w:rsidRPr="00610131">
              <w:rPr>
                <w:rFonts w:ascii="Times New Roman" w:hAnsi="Times New Roman"/>
                <w:sz w:val="20"/>
                <w:szCs w:val="20"/>
              </w:rPr>
              <w:lastRenderedPageBreak/>
              <w:t>document.</w:t>
            </w:r>
          </w:p>
        </w:tc>
        <w:tc>
          <w:tcPr>
            <w:tcW w:w="4783" w:type="dxa"/>
            <w:shd w:val="clear" w:color="auto" w:fill="auto"/>
          </w:tcPr>
          <w:p w:rsidR="00CB3068" w:rsidRPr="00610131" w:rsidRDefault="00CB3068" w:rsidP="00580E70">
            <w:pPr>
              <w:rPr>
                <w:rFonts w:ascii="Times New Roman" w:hAnsi="Times New Roman"/>
                <w:b/>
                <w:sz w:val="20"/>
                <w:szCs w:val="20"/>
              </w:rPr>
            </w:pPr>
            <w:r w:rsidRPr="00610131">
              <w:rPr>
                <w:rFonts w:ascii="Times New Roman" w:hAnsi="Times New Roman"/>
                <w:b/>
                <w:sz w:val="20"/>
                <w:szCs w:val="20"/>
              </w:rPr>
              <w:lastRenderedPageBreak/>
              <w:t xml:space="preserve">Appendix </w:t>
            </w:r>
            <w:r w:rsidR="00580E70">
              <w:rPr>
                <w:rFonts w:ascii="Times New Roman" w:hAnsi="Times New Roman"/>
                <w:b/>
                <w:sz w:val="20"/>
                <w:szCs w:val="20"/>
              </w:rPr>
              <w:t>B</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1.3 Assumptions, Constraints, Dependencies</w:t>
            </w:r>
          </w:p>
          <w:p w:rsidR="00CB3068" w:rsidRPr="00610131" w:rsidRDefault="00CB3068" w:rsidP="001F56A0">
            <w:pPr>
              <w:rPr>
                <w:rFonts w:ascii="Times New Roman" w:hAnsi="Times New Roman"/>
                <w:b/>
                <w:sz w:val="20"/>
                <w:szCs w:val="20"/>
              </w:rPr>
            </w:pPr>
            <w:r w:rsidRPr="00610131">
              <w:rPr>
                <w:rFonts w:ascii="Times New Roman" w:hAnsi="Times New Roman"/>
                <w:sz w:val="20"/>
                <w:szCs w:val="20"/>
              </w:rPr>
              <w:t>Document any factors that require consideration.</w:t>
            </w:r>
          </w:p>
        </w:tc>
        <w:tc>
          <w:tcPr>
            <w:tcW w:w="4783" w:type="dxa"/>
            <w:shd w:val="clear" w:color="auto" w:fill="auto"/>
          </w:tcPr>
          <w:p w:rsidR="00CB3068" w:rsidRPr="00610131" w:rsidRDefault="00CB3068" w:rsidP="00580E70">
            <w:pPr>
              <w:rPr>
                <w:rFonts w:ascii="Times New Roman" w:hAnsi="Times New Roman"/>
                <w:b/>
                <w:sz w:val="20"/>
                <w:szCs w:val="20"/>
              </w:rPr>
            </w:pPr>
            <w:r w:rsidRPr="00610131">
              <w:rPr>
                <w:rFonts w:ascii="Times New Roman" w:hAnsi="Times New Roman"/>
                <w:b/>
                <w:sz w:val="20"/>
                <w:szCs w:val="20"/>
              </w:rPr>
              <w:t>1.</w:t>
            </w:r>
            <w:r w:rsidR="00580E70">
              <w:rPr>
                <w:rFonts w:ascii="Times New Roman" w:hAnsi="Times New Roman"/>
                <w:b/>
                <w:sz w:val="20"/>
                <w:szCs w:val="20"/>
              </w:rPr>
              <w:t>4</w:t>
            </w:r>
            <w:r w:rsidRPr="00610131">
              <w:rPr>
                <w:rFonts w:ascii="Times New Roman" w:hAnsi="Times New Roman"/>
                <w:b/>
                <w:sz w:val="20"/>
                <w:szCs w:val="20"/>
              </w:rPr>
              <w:t xml:space="preserve"> Assumptions, Constraints, Dependencies</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1.4 Glossary</w:t>
            </w:r>
          </w:p>
          <w:p w:rsidR="00CB3068" w:rsidRPr="00610131" w:rsidRDefault="00CB3068" w:rsidP="001F56A0">
            <w:pPr>
              <w:rPr>
                <w:rFonts w:ascii="Times New Roman" w:hAnsi="Times New Roman"/>
                <w:b/>
                <w:sz w:val="20"/>
                <w:szCs w:val="20"/>
              </w:rPr>
            </w:pPr>
            <w:r w:rsidRPr="00610131">
              <w:rPr>
                <w:rFonts w:ascii="Times New Roman" w:hAnsi="Times New Roman"/>
                <w:sz w:val="20"/>
                <w:szCs w:val="20"/>
              </w:rPr>
              <w:t>Provide a glossary of terms and acronyms that are used in this document.</w:t>
            </w:r>
          </w:p>
        </w:tc>
        <w:tc>
          <w:tcPr>
            <w:tcW w:w="4783" w:type="dxa"/>
            <w:shd w:val="clear" w:color="auto" w:fill="auto"/>
          </w:tcPr>
          <w:p w:rsidR="00CB3068" w:rsidRPr="00610131" w:rsidRDefault="00CB3068" w:rsidP="00580E70">
            <w:pPr>
              <w:rPr>
                <w:rFonts w:ascii="Times New Roman" w:hAnsi="Times New Roman"/>
                <w:b/>
                <w:sz w:val="20"/>
                <w:szCs w:val="20"/>
              </w:rPr>
            </w:pPr>
            <w:r w:rsidRPr="00610131">
              <w:rPr>
                <w:rFonts w:ascii="Times New Roman" w:hAnsi="Times New Roman"/>
                <w:b/>
                <w:sz w:val="20"/>
                <w:szCs w:val="20"/>
              </w:rPr>
              <w:t xml:space="preserve">Appendix </w:t>
            </w:r>
            <w:r w:rsidR="00580E70">
              <w:rPr>
                <w:rFonts w:ascii="Times New Roman" w:hAnsi="Times New Roman"/>
                <w:b/>
                <w:sz w:val="20"/>
                <w:szCs w:val="20"/>
              </w:rPr>
              <w:t>A</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 xml:space="preserve">2 Training Overview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In this section, </w:t>
            </w:r>
          </w:p>
          <w:p w:rsidR="00CB3068" w:rsidRPr="00610131" w:rsidRDefault="00CB3068" w:rsidP="00CB3068">
            <w:pPr>
              <w:keepNext/>
              <w:keepLines/>
              <w:numPr>
                <w:ilvl w:val="0"/>
                <w:numId w:val="1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Describe in detail the overall approach to training. Define the goals and expected outcomes. </w:t>
            </w:r>
          </w:p>
          <w:p w:rsidR="00CB3068" w:rsidRPr="00610131" w:rsidRDefault="00CB3068" w:rsidP="00CB3068">
            <w:pPr>
              <w:keepNext/>
              <w:keepLines/>
              <w:numPr>
                <w:ilvl w:val="0"/>
                <w:numId w:val="1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Discuss the interface between training and SAP® Managing Organizational Change.  </w:t>
            </w:r>
          </w:p>
          <w:p w:rsidR="00CB3068" w:rsidRPr="00610131" w:rsidRDefault="00CB3068" w:rsidP="00CB3068">
            <w:pPr>
              <w:keepNext/>
              <w:keepLines/>
              <w:numPr>
                <w:ilvl w:val="0"/>
                <w:numId w:val="18"/>
              </w:numPr>
              <w:spacing w:after="120" w:line="240" w:lineRule="auto"/>
              <w:outlineLvl w:val="3"/>
              <w:rPr>
                <w:rFonts w:ascii="Times New Roman" w:hAnsi="Times New Roman"/>
                <w:sz w:val="20"/>
                <w:szCs w:val="20"/>
              </w:rPr>
            </w:pPr>
            <w:r w:rsidRPr="00610131">
              <w:rPr>
                <w:rFonts w:ascii="Times New Roman" w:hAnsi="Times New Roman"/>
                <w:i/>
                <w:sz w:val="20"/>
                <w:szCs w:val="20"/>
              </w:rPr>
              <w:t>Provide the training roadmap for MIDAS. Indicate the key milestones, objectives, and expected results for each training phase.</w:t>
            </w:r>
          </w:p>
          <w:p w:rsidR="00CB3068" w:rsidRPr="00610131" w:rsidRDefault="00CB3068" w:rsidP="00CB3068">
            <w:pPr>
              <w:keepNext/>
              <w:keepLines/>
              <w:numPr>
                <w:ilvl w:val="0"/>
                <w:numId w:val="1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Map the MIDAS training phases to the ASAP roadmap phases. </w:t>
            </w:r>
          </w:p>
          <w:p w:rsidR="00CB3068" w:rsidRPr="00610131" w:rsidRDefault="00CB3068" w:rsidP="00CB3068">
            <w:pPr>
              <w:keepNext/>
              <w:keepLines/>
              <w:numPr>
                <w:ilvl w:val="0"/>
                <w:numId w:val="1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Map the MIDAS training phases to the SI’s SDLC. </w:t>
            </w:r>
          </w:p>
          <w:p w:rsidR="00CB3068" w:rsidRPr="00610131" w:rsidRDefault="00CB3068" w:rsidP="00CB3068">
            <w:pPr>
              <w:keepNext/>
              <w:keepLines/>
              <w:numPr>
                <w:ilvl w:val="0"/>
                <w:numId w:val="1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Identify and describe the roles and responsibilities associated with MIDAS training management and delivery. Indicate the organizational relationships. </w:t>
            </w:r>
          </w:p>
          <w:p w:rsidR="00CB3068" w:rsidRPr="00610131" w:rsidRDefault="00CB3068" w:rsidP="00CB3068">
            <w:pPr>
              <w:keepNext/>
              <w:keepLines/>
              <w:numPr>
                <w:ilvl w:val="0"/>
                <w:numId w:val="1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Identify the Critical Success Factors for MIDAS training overall. </w:t>
            </w:r>
          </w:p>
          <w:p w:rsidR="00CB3068" w:rsidRPr="00610131" w:rsidRDefault="00CB3068" w:rsidP="00CB3068">
            <w:pPr>
              <w:keepNext/>
              <w:keepLines/>
              <w:numPr>
                <w:ilvl w:val="0"/>
                <w:numId w:val="18"/>
              </w:numPr>
              <w:spacing w:after="120" w:line="240" w:lineRule="auto"/>
              <w:outlineLvl w:val="3"/>
              <w:rPr>
                <w:rFonts w:ascii="Times New Roman" w:hAnsi="Times New Roman"/>
                <w:sz w:val="20"/>
                <w:szCs w:val="20"/>
              </w:rPr>
            </w:pPr>
            <w:r w:rsidRPr="00610131">
              <w:rPr>
                <w:rFonts w:ascii="Times New Roman" w:hAnsi="Times New Roman"/>
                <w:i/>
                <w:sz w:val="20"/>
                <w:szCs w:val="20"/>
              </w:rPr>
              <w:t>Identify MIDAS training risks; for each risk, indicate the probability, impact, and mitigation strategy.</w:t>
            </w:r>
          </w:p>
          <w:p w:rsidR="00CB3068" w:rsidRPr="00610131" w:rsidRDefault="00CB3068" w:rsidP="00CB3068">
            <w:pPr>
              <w:keepNext/>
              <w:keepLines/>
              <w:numPr>
                <w:ilvl w:val="0"/>
                <w:numId w:val="18"/>
              </w:numPr>
              <w:spacing w:after="120" w:line="240" w:lineRule="auto"/>
              <w:outlineLvl w:val="3"/>
              <w:rPr>
                <w:rFonts w:ascii="Times New Roman" w:hAnsi="Times New Roman"/>
                <w:b/>
                <w:sz w:val="20"/>
                <w:szCs w:val="20"/>
              </w:rPr>
            </w:pPr>
            <w:r w:rsidRPr="00610131">
              <w:rPr>
                <w:rFonts w:ascii="Times New Roman" w:hAnsi="Times New Roman"/>
                <w:i/>
                <w:sz w:val="20"/>
                <w:szCs w:val="20"/>
              </w:rPr>
              <w:t>Identify the Key Performance Indicators (KPIs) for MIDAS training. Indicate how the KPIs will be set and measured, and discuss how the resulting metrics will be used.</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2 FSA MIDAS Project Team Training Overview</w:t>
            </w:r>
          </w:p>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2.9 Critical Success Factors</w:t>
            </w:r>
          </w:p>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3.1 Core Project Team Roles and Responsibilities</w:t>
            </w:r>
          </w:p>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6 FSA MIDAS End</w:t>
            </w:r>
            <w:r w:rsidR="00D85AAA">
              <w:rPr>
                <w:rFonts w:ascii="Times New Roman" w:hAnsi="Times New Roman"/>
                <w:b/>
                <w:sz w:val="20"/>
                <w:szCs w:val="20"/>
              </w:rPr>
              <w:t>-</w:t>
            </w:r>
            <w:r w:rsidRPr="00610131">
              <w:rPr>
                <w:rFonts w:ascii="Times New Roman" w:hAnsi="Times New Roman"/>
                <w:b/>
                <w:sz w:val="20"/>
                <w:szCs w:val="20"/>
              </w:rPr>
              <w:t>User Training Overview</w:t>
            </w:r>
          </w:p>
          <w:p w:rsidR="00CB3068" w:rsidRPr="00610131" w:rsidRDefault="00580E70" w:rsidP="001F56A0">
            <w:pPr>
              <w:rPr>
                <w:rFonts w:ascii="Times New Roman" w:hAnsi="Times New Roman"/>
                <w:b/>
                <w:sz w:val="20"/>
                <w:szCs w:val="20"/>
              </w:rPr>
            </w:pPr>
            <w:r>
              <w:rPr>
                <w:rFonts w:ascii="Times New Roman" w:hAnsi="Times New Roman"/>
                <w:b/>
                <w:sz w:val="20"/>
                <w:szCs w:val="20"/>
              </w:rPr>
              <w:t>6.4</w:t>
            </w:r>
            <w:r w:rsidR="00CB3068" w:rsidRPr="00610131">
              <w:rPr>
                <w:rFonts w:ascii="Times New Roman" w:hAnsi="Times New Roman"/>
                <w:b/>
                <w:sz w:val="20"/>
                <w:szCs w:val="20"/>
              </w:rPr>
              <w:t xml:space="preserve"> Training Methodology</w:t>
            </w:r>
          </w:p>
          <w:p w:rsidR="00CB3068" w:rsidRPr="00610131" w:rsidRDefault="00580E70" w:rsidP="001F56A0">
            <w:pPr>
              <w:rPr>
                <w:rFonts w:ascii="Times New Roman" w:hAnsi="Times New Roman"/>
                <w:b/>
                <w:sz w:val="20"/>
                <w:szCs w:val="20"/>
              </w:rPr>
            </w:pPr>
            <w:r>
              <w:rPr>
                <w:rFonts w:ascii="Times New Roman" w:hAnsi="Times New Roman"/>
                <w:b/>
                <w:sz w:val="20"/>
                <w:szCs w:val="20"/>
              </w:rPr>
              <w:t>7</w:t>
            </w:r>
            <w:r w:rsidR="00CB3068" w:rsidRPr="00610131">
              <w:rPr>
                <w:rFonts w:ascii="Times New Roman" w:hAnsi="Times New Roman"/>
                <w:b/>
                <w:sz w:val="20"/>
                <w:szCs w:val="20"/>
              </w:rPr>
              <w:t>.1.1</w:t>
            </w:r>
            <w:r>
              <w:rPr>
                <w:rFonts w:ascii="Times New Roman" w:hAnsi="Times New Roman"/>
                <w:b/>
                <w:sz w:val="20"/>
                <w:szCs w:val="20"/>
              </w:rPr>
              <w:t>3</w:t>
            </w:r>
            <w:r w:rsidR="00CB3068" w:rsidRPr="00610131">
              <w:rPr>
                <w:rFonts w:ascii="Times New Roman" w:hAnsi="Times New Roman"/>
                <w:b/>
                <w:sz w:val="20"/>
                <w:szCs w:val="20"/>
              </w:rPr>
              <w:t xml:space="preserve"> Integration with Other MIDAS Project Teams</w:t>
            </w:r>
          </w:p>
          <w:p w:rsidR="00CB3068" w:rsidRPr="00610131" w:rsidRDefault="00580E70" w:rsidP="001F56A0">
            <w:pPr>
              <w:rPr>
                <w:rFonts w:ascii="Times New Roman" w:hAnsi="Times New Roman"/>
                <w:b/>
                <w:sz w:val="20"/>
                <w:szCs w:val="20"/>
              </w:rPr>
            </w:pPr>
            <w:r>
              <w:rPr>
                <w:rFonts w:ascii="Times New Roman" w:hAnsi="Times New Roman"/>
                <w:b/>
                <w:sz w:val="20"/>
                <w:szCs w:val="20"/>
              </w:rPr>
              <w:t>8</w:t>
            </w:r>
            <w:r w:rsidR="00CB3068" w:rsidRPr="00610131">
              <w:rPr>
                <w:rFonts w:ascii="Times New Roman" w:hAnsi="Times New Roman"/>
                <w:b/>
                <w:sz w:val="20"/>
                <w:szCs w:val="20"/>
              </w:rPr>
              <w:t>.3 Trainer Roles and Responsibilities</w:t>
            </w:r>
          </w:p>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6</w:t>
            </w:r>
            <w:r w:rsidRPr="00610131">
              <w:rPr>
                <w:rFonts w:ascii="Times New Roman" w:hAnsi="Times New Roman"/>
                <w:b/>
                <w:sz w:val="20"/>
                <w:szCs w:val="20"/>
              </w:rPr>
              <w:t xml:space="preserve"> Roles and Responsibilities</w:t>
            </w:r>
          </w:p>
          <w:p w:rsidR="00CB3068" w:rsidRPr="00610131" w:rsidRDefault="00CB3068" w:rsidP="001F56A0">
            <w:pPr>
              <w:rPr>
                <w:rFonts w:ascii="Times New Roman" w:hAnsi="Times New Roman"/>
                <w:b/>
                <w:sz w:val="20"/>
                <w:szCs w:val="20"/>
              </w:rPr>
            </w:pPr>
          </w:p>
          <w:p w:rsidR="00CB3068" w:rsidRPr="00610131" w:rsidRDefault="00CB3068" w:rsidP="001F56A0">
            <w:pPr>
              <w:rPr>
                <w:rFonts w:ascii="Times New Roman" w:hAnsi="Times New Roman"/>
                <w:b/>
                <w:sz w:val="20"/>
                <w:szCs w:val="20"/>
              </w:rPr>
            </w:pP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2.1 SAP® Training Environment</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Describe the SAP® Training Environment for MIDAS. </w:t>
            </w:r>
            <w:r w:rsidRPr="00610131">
              <w:rPr>
                <w:rFonts w:ascii="Times New Roman" w:hAnsi="Times New Roman"/>
                <w:sz w:val="20"/>
                <w:szCs w:val="20"/>
              </w:rPr>
              <w:lastRenderedPageBreak/>
              <w:t xml:space="preserve">Identify the relationships, roles, and responsibilities associated with the SAP® training environment. Discuss SAP® training environment requirements engineering and management. </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2.5 SAP Training Environment for Project Team Training</w:t>
            </w:r>
          </w:p>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0</w:t>
            </w:r>
            <w:r w:rsidRPr="00610131">
              <w:rPr>
                <w:rFonts w:ascii="Times New Roman" w:hAnsi="Times New Roman"/>
                <w:b/>
                <w:sz w:val="20"/>
                <w:szCs w:val="20"/>
              </w:rPr>
              <w:t xml:space="preserve"> Training Environment</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2.2 Training Tools</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Identify the tools that will be utilized to manage and to deliver MIDAS training to all solution users</w:t>
            </w:r>
          </w:p>
        </w:tc>
        <w:tc>
          <w:tcPr>
            <w:tcW w:w="4783" w:type="dxa"/>
            <w:shd w:val="clear" w:color="auto" w:fill="auto"/>
          </w:tcPr>
          <w:p w:rsidR="00CB3068" w:rsidRPr="00610131" w:rsidRDefault="000E3D48" w:rsidP="001F56A0">
            <w:pPr>
              <w:rPr>
                <w:rFonts w:ascii="Times New Roman" w:hAnsi="Times New Roman"/>
                <w:b/>
                <w:sz w:val="20"/>
                <w:szCs w:val="20"/>
              </w:rPr>
            </w:pPr>
            <w:r>
              <w:rPr>
                <w:rFonts w:ascii="Times New Roman" w:hAnsi="Times New Roman"/>
                <w:b/>
                <w:sz w:val="20"/>
                <w:szCs w:val="20"/>
              </w:rPr>
              <w:t>6.6</w:t>
            </w:r>
            <w:r w:rsidR="00CB3068" w:rsidRPr="00610131">
              <w:rPr>
                <w:rFonts w:ascii="Times New Roman" w:hAnsi="Times New Roman"/>
                <w:b/>
                <w:sz w:val="20"/>
                <w:szCs w:val="20"/>
              </w:rPr>
              <w:t xml:space="preserve"> MIDAS Existing Training Tools and Standards</w:t>
            </w:r>
          </w:p>
          <w:p w:rsidR="00CB3068" w:rsidRPr="00610131" w:rsidRDefault="000E3D48" w:rsidP="001F56A0">
            <w:pPr>
              <w:rPr>
                <w:rFonts w:ascii="Times New Roman" w:hAnsi="Times New Roman"/>
                <w:b/>
                <w:sz w:val="20"/>
                <w:szCs w:val="20"/>
              </w:rPr>
            </w:pPr>
            <w:r>
              <w:rPr>
                <w:rFonts w:ascii="Times New Roman" w:hAnsi="Times New Roman"/>
                <w:b/>
                <w:sz w:val="20"/>
                <w:szCs w:val="20"/>
              </w:rPr>
              <w:t>7</w:t>
            </w:r>
            <w:r w:rsidR="00CB3068" w:rsidRPr="00610131">
              <w:rPr>
                <w:rFonts w:ascii="Times New Roman" w:hAnsi="Times New Roman"/>
                <w:b/>
                <w:sz w:val="20"/>
                <w:szCs w:val="20"/>
              </w:rPr>
              <w:t xml:space="preserve"> End User Training Development Process</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2.3 Training Delivery Modes</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Identify and present the pros and cons of training delivery modes (e-learning; live presentations by professional instructors, etc.). Address the pros and cons of train-the-trainer. Provide justified recommendation(s) appropriate to training needs, user groups, or other factors. </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2.4 Training Delivery Mode</w:t>
            </w:r>
            <w:r w:rsidR="000E3D48">
              <w:rPr>
                <w:rFonts w:ascii="Times New Roman" w:hAnsi="Times New Roman"/>
                <w:b/>
                <w:sz w:val="20"/>
                <w:szCs w:val="20"/>
              </w:rPr>
              <w:t>s</w:t>
            </w:r>
          </w:p>
          <w:p w:rsidR="00CB3068" w:rsidRPr="00610131" w:rsidRDefault="000E3D48" w:rsidP="000E3D48">
            <w:pPr>
              <w:rPr>
                <w:rFonts w:ascii="Times New Roman" w:hAnsi="Times New Roman"/>
                <w:b/>
                <w:sz w:val="20"/>
                <w:szCs w:val="20"/>
              </w:rPr>
            </w:pPr>
            <w:r>
              <w:rPr>
                <w:rFonts w:ascii="Times New Roman" w:hAnsi="Times New Roman"/>
                <w:b/>
                <w:sz w:val="20"/>
                <w:szCs w:val="20"/>
              </w:rPr>
              <w:t>6.5</w:t>
            </w:r>
            <w:r w:rsidR="00CB3068" w:rsidRPr="00610131">
              <w:rPr>
                <w:rFonts w:ascii="Times New Roman" w:hAnsi="Times New Roman"/>
                <w:b/>
                <w:sz w:val="20"/>
                <w:szCs w:val="20"/>
              </w:rPr>
              <w:t xml:space="preserve"> Training Delivery Methods</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2.4 Training Data Management</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Describe the methods, tools, and techniques for managing training data and records, including access. Indicate how the training data sets for different User Groups will be managed. Indicate where training data will be stored.</w:t>
            </w:r>
          </w:p>
        </w:tc>
        <w:tc>
          <w:tcPr>
            <w:tcW w:w="4783" w:type="dxa"/>
            <w:shd w:val="clear" w:color="auto" w:fill="auto"/>
          </w:tcPr>
          <w:p w:rsidR="00CB3068" w:rsidRPr="00610131" w:rsidRDefault="000E3D48" w:rsidP="000E3D48">
            <w:pPr>
              <w:rPr>
                <w:rFonts w:ascii="Times New Roman" w:hAnsi="Times New Roman"/>
                <w:b/>
                <w:sz w:val="20"/>
                <w:szCs w:val="20"/>
              </w:rPr>
            </w:pPr>
            <w:r>
              <w:rPr>
                <w:rFonts w:ascii="Times New Roman" w:hAnsi="Times New Roman"/>
                <w:b/>
                <w:sz w:val="20"/>
                <w:szCs w:val="20"/>
              </w:rPr>
              <w:t>7.1.7</w:t>
            </w:r>
            <w:r w:rsidR="00CB3068" w:rsidRPr="00610131">
              <w:rPr>
                <w:rFonts w:ascii="Times New Roman" w:hAnsi="Times New Roman"/>
                <w:b/>
                <w:sz w:val="20"/>
                <w:szCs w:val="20"/>
              </w:rPr>
              <w:t xml:space="preserve"> SAP Data</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2.5 Training Standards</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Identify the standards for training information and materials. Describe the methodology to </w:t>
            </w:r>
            <w:proofErr w:type="gramStart"/>
            <w:r w:rsidR="00C5358A" w:rsidRPr="00610131">
              <w:rPr>
                <w:rFonts w:ascii="Times New Roman" w:hAnsi="Times New Roman"/>
                <w:sz w:val="20"/>
                <w:szCs w:val="20"/>
              </w:rPr>
              <w:t>obtain</w:t>
            </w:r>
            <w:r w:rsidR="00496FAF">
              <w:rPr>
                <w:rFonts w:ascii="Times New Roman" w:hAnsi="Times New Roman"/>
                <w:sz w:val="20"/>
                <w:szCs w:val="20"/>
              </w:rPr>
              <w:t>,</w:t>
            </w:r>
            <w:proofErr w:type="gramEnd"/>
            <w:r w:rsidRPr="00610131">
              <w:rPr>
                <w:rFonts w:ascii="Times New Roman" w:hAnsi="Times New Roman"/>
                <w:sz w:val="20"/>
                <w:szCs w:val="20"/>
              </w:rPr>
              <w:t xml:space="preserve"> measure, enforce, and improve quality of training information and materials.</w:t>
            </w:r>
          </w:p>
        </w:tc>
        <w:tc>
          <w:tcPr>
            <w:tcW w:w="4783" w:type="dxa"/>
            <w:shd w:val="clear" w:color="auto" w:fill="auto"/>
          </w:tcPr>
          <w:p w:rsidR="00CB3068" w:rsidRPr="00610131" w:rsidRDefault="000E3D48" w:rsidP="000E3D48">
            <w:pPr>
              <w:rPr>
                <w:rFonts w:ascii="Times New Roman" w:hAnsi="Times New Roman"/>
                <w:b/>
                <w:sz w:val="20"/>
                <w:szCs w:val="20"/>
              </w:rPr>
            </w:pPr>
            <w:r>
              <w:rPr>
                <w:rFonts w:ascii="Times New Roman" w:hAnsi="Times New Roman"/>
                <w:b/>
                <w:sz w:val="20"/>
                <w:szCs w:val="20"/>
              </w:rPr>
              <w:t>7</w:t>
            </w:r>
            <w:r w:rsidR="00CB3068" w:rsidRPr="00610131">
              <w:rPr>
                <w:rFonts w:ascii="Times New Roman" w:hAnsi="Times New Roman"/>
                <w:b/>
                <w:sz w:val="20"/>
                <w:szCs w:val="20"/>
              </w:rPr>
              <w:t xml:space="preserve"> End User Training Development Process</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2.6 Knowledge Assessment</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Describe the strategy for identifying and addressing immediate and ongoing learning needs of MIDAS solution users</w:t>
            </w:r>
          </w:p>
        </w:tc>
        <w:tc>
          <w:tcPr>
            <w:tcW w:w="4783" w:type="dxa"/>
            <w:shd w:val="clear" w:color="auto" w:fill="auto"/>
          </w:tcPr>
          <w:p w:rsidR="00CB3068" w:rsidRPr="00610131" w:rsidRDefault="000E3D48" w:rsidP="001F56A0">
            <w:pPr>
              <w:rPr>
                <w:rFonts w:ascii="Times New Roman" w:hAnsi="Times New Roman"/>
                <w:b/>
                <w:sz w:val="20"/>
                <w:szCs w:val="20"/>
              </w:rPr>
            </w:pPr>
            <w:r>
              <w:rPr>
                <w:rFonts w:ascii="Times New Roman" w:hAnsi="Times New Roman"/>
                <w:b/>
                <w:sz w:val="20"/>
                <w:szCs w:val="20"/>
              </w:rPr>
              <w:t>9</w:t>
            </w:r>
            <w:r w:rsidR="00CB3068" w:rsidRPr="00610131">
              <w:rPr>
                <w:rFonts w:ascii="Times New Roman" w:hAnsi="Times New Roman"/>
                <w:b/>
                <w:sz w:val="20"/>
                <w:szCs w:val="20"/>
              </w:rPr>
              <w:t xml:space="preserve"> End User Learning Evaluation</w:t>
            </w:r>
          </w:p>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13.4 Ad Hoc Workshops</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3 Training by User Group</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lastRenderedPageBreak/>
              <w:t xml:space="preserve">Present the concept that training will be tailored to the needs of User Groups. Explain the rationale for tailoring. </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 xml:space="preserve"> Training Participants</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 xml:space="preserve">3.1 Government IT Staff User Groups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Identify the various User Groups within the Government IT staff. Based on the results of Security Role Mapping, describe the role(s) that each User Group will perform as users of the MIDAS SAP system and, as appropriate, in support of MIDAS service management. Describe the key characteristics of each User Group and their general training needs. Discuss the process for identifying members of the User Groups. </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2</w:t>
            </w:r>
            <w:r w:rsidRPr="00610131">
              <w:rPr>
                <w:rFonts w:ascii="Times New Roman" w:hAnsi="Times New Roman"/>
                <w:b/>
                <w:sz w:val="20"/>
                <w:szCs w:val="20"/>
              </w:rPr>
              <w:t>.1.1 End User Identification</w:t>
            </w:r>
          </w:p>
          <w:p w:rsidR="00CB3068" w:rsidRPr="00610131" w:rsidRDefault="00CB3068" w:rsidP="001F56A0">
            <w:pPr>
              <w:rPr>
                <w:rFonts w:ascii="Times New Roman" w:hAnsi="Times New Roman"/>
                <w:b/>
                <w:sz w:val="20"/>
                <w:szCs w:val="20"/>
              </w:rPr>
            </w:pP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 xml:space="preserve">3.2 FSA Program Staff User Groups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Identify the various User Groups within the FSA Program staff. Based on the results of Security Role Mapping, describe the role(s) that each User Group will perform as users of the MIDAS SAP system and, as appropriate, in support of MIDAS service management. Describe the key characteristics of each User Group and their general training needs. Discuss the process for identifying members of the User Groups. </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2</w:t>
            </w:r>
            <w:r w:rsidRPr="00610131">
              <w:rPr>
                <w:rFonts w:ascii="Times New Roman" w:hAnsi="Times New Roman"/>
                <w:b/>
                <w:sz w:val="20"/>
                <w:szCs w:val="20"/>
              </w:rPr>
              <w:t>.1.1 End User Identification</w:t>
            </w:r>
          </w:p>
          <w:p w:rsidR="00CB3068" w:rsidRPr="00610131" w:rsidRDefault="00CB3068" w:rsidP="001F56A0">
            <w:pPr>
              <w:rPr>
                <w:rFonts w:ascii="Times New Roman" w:hAnsi="Times New Roman"/>
                <w:b/>
                <w:sz w:val="20"/>
                <w:szCs w:val="20"/>
              </w:rPr>
            </w:pP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3.3 End User Group(s)</w:t>
            </w:r>
          </w:p>
          <w:p w:rsidR="00CB3068" w:rsidRPr="00610131" w:rsidRDefault="00CB3068" w:rsidP="001F56A0">
            <w:pPr>
              <w:rPr>
                <w:rFonts w:ascii="Times New Roman" w:hAnsi="Times New Roman"/>
                <w:b/>
                <w:sz w:val="20"/>
                <w:szCs w:val="20"/>
              </w:rPr>
            </w:pPr>
            <w:r w:rsidRPr="00610131">
              <w:rPr>
                <w:rFonts w:ascii="Times New Roman" w:hAnsi="Times New Roman"/>
                <w:sz w:val="20"/>
                <w:szCs w:val="20"/>
              </w:rPr>
              <w:t>Use this section to identify the End Users Group(s) associated with MIDAS. Based on the results of Security Role Mapping</w:t>
            </w:r>
            <w:r w:rsidRPr="00610131">
              <w:rPr>
                <w:rFonts w:ascii="Times New Roman" w:hAnsi="Times New Roman"/>
                <w:b/>
                <w:i/>
                <w:sz w:val="20"/>
                <w:szCs w:val="20"/>
              </w:rPr>
              <w:t xml:space="preserve">, </w:t>
            </w:r>
            <w:r w:rsidRPr="00610131">
              <w:rPr>
                <w:rFonts w:ascii="Times New Roman" w:hAnsi="Times New Roman"/>
                <w:sz w:val="20"/>
                <w:szCs w:val="20"/>
              </w:rPr>
              <w:t xml:space="preserve">describe the role(s) that the End User Group(s) will perform as users of the MIDAS SAP system and, as appropriate, their role in MIDAS service management. Describe the key characteristics of the End User Group(s) and their general training needs. Discuss the process for identifying members of the End User Group(s). </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2</w:t>
            </w:r>
            <w:r w:rsidRPr="00610131">
              <w:rPr>
                <w:rFonts w:ascii="Times New Roman" w:hAnsi="Times New Roman"/>
                <w:b/>
                <w:sz w:val="20"/>
                <w:szCs w:val="20"/>
              </w:rPr>
              <w:t>.1.1 End User Identification</w:t>
            </w:r>
          </w:p>
          <w:p w:rsidR="00CB3068" w:rsidRPr="00610131" w:rsidRDefault="00CB3068" w:rsidP="001F56A0">
            <w:pPr>
              <w:rPr>
                <w:rFonts w:ascii="Times New Roman" w:hAnsi="Times New Roman"/>
                <w:b/>
                <w:sz w:val="20"/>
                <w:szCs w:val="20"/>
              </w:rPr>
            </w:pP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3.4 Other User Group(s)</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Use this section to identify any other Users Group(s) </w:t>
            </w:r>
            <w:r w:rsidRPr="00610131">
              <w:rPr>
                <w:rFonts w:ascii="Times New Roman" w:hAnsi="Times New Roman"/>
                <w:sz w:val="20"/>
                <w:szCs w:val="20"/>
              </w:rPr>
              <w:lastRenderedPageBreak/>
              <w:t xml:space="preserve">associated with the MIDAS project. Based on the results of Security Role Mapping, describe the role(s) that each User Group will perform as users of the MIDAS SAP system and, as appropriate, in support of MIDAS service management. Describe the key characteristics of each User Group and their general training needs. Discuss the process for identifying members of the User Groups. </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.1.1 End User Identification</w:t>
            </w:r>
          </w:p>
          <w:p w:rsidR="00CB3068" w:rsidRPr="00610131" w:rsidRDefault="00CB3068" w:rsidP="001F56A0">
            <w:pPr>
              <w:rPr>
                <w:rFonts w:ascii="Times New Roman" w:hAnsi="Times New Roman"/>
                <w:b/>
                <w:sz w:val="20"/>
                <w:szCs w:val="20"/>
              </w:rPr>
            </w:pP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 xml:space="preserve">4 Required Training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In the following sub-sections identify the required training to be delivered for the following groups: 1) Government IT staff members, by User Group; 2) FSA Program staff members, by User Group; 3) End Users, by User Group; 4) Project Team</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 xml:space="preserve">4.1 Required Training for </w:t>
            </w:r>
            <w:bookmarkStart w:id="265" w:name="OLE_LINK3"/>
            <w:bookmarkStart w:id="266" w:name="OLE_LINK4"/>
            <w:r w:rsidRPr="00610131">
              <w:rPr>
                <w:rFonts w:ascii="Times New Roman" w:hAnsi="Times New Roman"/>
                <w:b/>
                <w:sz w:val="20"/>
                <w:szCs w:val="20"/>
              </w:rPr>
              <w:t xml:space="preserve">Government IT </w:t>
            </w:r>
            <w:bookmarkEnd w:id="265"/>
            <w:bookmarkEnd w:id="266"/>
            <w:r w:rsidRPr="00610131">
              <w:rPr>
                <w:rFonts w:ascii="Times New Roman" w:hAnsi="Times New Roman"/>
                <w:b/>
                <w:sz w:val="20"/>
                <w:szCs w:val="20"/>
              </w:rPr>
              <w:t>Staff by User Group</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For each IT Government User Group identified in Section 3.1 above, address the following:</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required training and expected results</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Required training topics</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required training </w:t>
            </w:r>
          </w:p>
          <w:p w:rsidR="00CB3068" w:rsidRPr="00610131" w:rsidRDefault="00CB3068" w:rsidP="00CB3068">
            <w:pPr>
              <w:keepNext/>
              <w:keepLines/>
              <w:numPr>
                <w:ilvl w:val="0"/>
                <w:numId w:val="19"/>
              </w:numPr>
              <w:spacing w:after="120" w:line="240" w:lineRule="auto"/>
              <w:outlineLvl w:val="3"/>
              <w:rPr>
                <w:rFonts w:ascii="Times New Roman" w:hAnsi="Times New Roman"/>
                <w:sz w:val="20"/>
                <w:szCs w:val="20"/>
              </w:rPr>
            </w:pPr>
            <w:r w:rsidRPr="00610131">
              <w:rPr>
                <w:rFonts w:ascii="Times New Roman" w:hAnsi="Times New Roman"/>
                <w:i/>
                <w:sz w:val="20"/>
                <w:szCs w:val="20"/>
              </w:rPr>
              <w:lastRenderedPageBreak/>
              <w:t>Risks associated with required training; for each risk, identify the probability, impact, and mitigation strategy</w:t>
            </w:r>
          </w:p>
          <w:p w:rsidR="00CB3068" w:rsidRPr="00610131" w:rsidRDefault="00CB3068" w:rsidP="00CB3068">
            <w:pPr>
              <w:keepNext/>
              <w:keepLines/>
              <w:numPr>
                <w:ilvl w:val="0"/>
                <w:numId w:val="19"/>
              </w:numPr>
              <w:spacing w:after="120" w:line="240" w:lineRule="auto"/>
              <w:outlineLvl w:val="3"/>
              <w:rPr>
                <w:rFonts w:ascii="Times New Roman" w:hAnsi="Times New Roman"/>
                <w:b/>
                <w:sz w:val="20"/>
                <w:szCs w:val="20"/>
              </w:rPr>
            </w:pPr>
            <w:r w:rsidRPr="00610131">
              <w:rPr>
                <w:rFonts w:ascii="Times New Roman" w:hAnsi="Times New Roman"/>
                <w:i/>
                <w:sz w:val="20"/>
                <w:szCs w:val="20"/>
              </w:rPr>
              <w:t>Key Performance Indicators for  required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4.2 Required Training for FSA Program Staff by User Group</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For each FSA Program Staff  User Group identified in Section 3.2 above, address the following:</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required training and expected results</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Required training topics</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required training </w:t>
            </w:r>
          </w:p>
          <w:p w:rsidR="00CB3068" w:rsidRPr="00610131" w:rsidRDefault="00CB3068" w:rsidP="00CB3068">
            <w:pPr>
              <w:keepNext/>
              <w:keepLines/>
              <w:numPr>
                <w:ilvl w:val="0"/>
                <w:numId w:val="20"/>
              </w:numPr>
              <w:spacing w:after="120" w:line="240" w:lineRule="auto"/>
              <w:outlineLvl w:val="3"/>
              <w:rPr>
                <w:rFonts w:ascii="Times New Roman" w:hAnsi="Times New Roman"/>
                <w:sz w:val="20"/>
                <w:szCs w:val="20"/>
              </w:rPr>
            </w:pPr>
            <w:r w:rsidRPr="00610131">
              <w:rPr>
                <w:rFonts w:ascii="Times New Roman" w:hAnsi="Times New Roman"/>
                <w:i/>
                <w:sz w:val="20"/>
                <w:szCs w:val="20"/>
              </w:rPr>
              <w:t>Risks associated with required training; for each risk, identify the probability, impact, and mitigation strategy</w:t>
            </w:r>
          </w:p>
          <w:p w:rsidR="00CB3068" w:rsidRPr="00610131" w:rsidRDefault="00CB3068" w:rsidP="00CB3068">
            <w:pPr>
              <w:keepNext/>
              <w:keepLines/>
              <w:numPr>
                <w:ilvl w:val="0"/>
                <w:numId w:val="20"/>
              </w:numPr>
              <w:spacing w:after="120" w:line="240" w:lineRule="auto"/>
              <w:outlineLvl w:val="3"/>
              <w:rPr>
                <w:rFonts w:ascii="Times New Roman" w:hAnsi="Times New Roman"/>
                <w:b/>
                <w:sz w:val="20"/>
                <w:szCs w:val="20"/>
              </w:rPr>
            </w:pPr>
            <w:r w:rsidRPr="00610131">
              <w:rPr>
                <w:rFonts w:ascii="Times New Roman" w:hAnsi="Times New Roman"/>
                <w:i/>
                <w:sz w:val="20"/>
                <w:szCs w:val="20"/>
              </w:rPr>
              <w:t>Key Performance Indicators for  required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 xml:space="preserve">4.3 Required Training for End User Group(s)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Use this section to identify required training for the End User Group(s) identified in Section 3.3 above. Address the following:</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lastRenderedPageBreak/>
              <w:t>Objectives for required training and expected results</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Required training topics</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required training </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Risks associated with required training; for each risk, identify the probability, impact, and mitigation strategy</w:t>
            </w:r>
          </w:p>
          <w:p w:rsidR="00CB3068" w:rsidRPr="00610131" w:rsidRDefault="00CB3068" w:rsidP="00CB3068">
            <w:pPr>
              <w:keepNext/>
              <w:keepLines/>
              <w:numPr>
                <w:ilvl w:val="0"/>
                <w:numId w:val="21"/>
              </w:numPr>
              <w:spacing w:after="120" w:line="240" w:lineRule="auto"/>
              <w:outlineLvl w:val="3"/>
              <w:rPr>
                <w:rFonts w:ascii="Times New Roman" w:hAnsi="Times New Roman"/>
                <w:sz w:val="20"/>
                <w:szCs w:val="20"/>
              </w:rPr>
            </w:pPr>
            <w:r w:rsidRPr="00610131">
              <w:rPr>
                <w:rFonts w:ascii="Times New Roman" w:hAnsi="Times New Roman"/>
                <w:i/>
                <w:sz w:val="20"/>
                <w:szCs w:val="20"/>
              </w:rPr>
              <w:t>Key Performance Indicators for  required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 xml:space="preserve">4.4 Required Training for Other User Group(s)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 If appropriate, use this section to identify required training for Users Group(s) identified in Section 3.4 above. Address the following:</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required training and expected results</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Required training topics</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lastRenderedPageBreak/>
              <w:t>Training location(s)</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required training </w:t>
            </w:r>
          </w:p>
          <w:p w:rsidR="00CB3068" w:rsidRPr="00610131" w:rsidRDefault="00CB3068" w:rsidP="00CB3068">
            <w:pPr>
              <w:keepNext/>
              <w:keepLines/>
              <w:numPr>
                <w:ilvl w:val="0"/>
                <w:numId w:val="22"/>
              </w:numPr>
              <w:spacing w:after="120" w:line="240" w:lineRule="auto"/>
              <w:outlineLvl w:val="3"/>
              <w:rPr>
                <w:rFonts w:ascii="Times New Roman" w:hAnsi="Times New Roman"/>
                <w:sz w:val="20"/>
                <w:szCs w:val="20"/>
              </w:rPr>
            </w:pPr>
            <w:r w:rsidRPr="00610131">
              <w:rPr>
                <w:rFonts w:ascii="Times New Roman" w:hAnsi="Times New Roman"/>
                <w:i/>
                <w:sz w:val="20"/>
                <w:szCs w:val="20"/>
              </w:rPr>
              <w:t>Risks associated with required training; for each risk, identify the probability, impact, and mitigation strategy</w:t>
            </w:r>
          </w:p>
          <w:p w:rsidR="00CB3068" w:rsidRPr="00610131" w:rsidRDefault="00CB3068" w:rsidP="00CB3068">
            <w:pPr>
              <w:keepNext/>
              <w:keepLines/>
              <w:numPr>
                <w:ilvl w:val="0"/>
                <w:numId w:val="22"/>
              </w:numPr>
              <w:spacing w:after="120" w:line="240" w:lineRule="auto"/>
              <w:outlineLvl w:val="3"/>
              <w:rPr>
                <w:rFonts w:ascii="Times New Roman" w:hAnsi="Times New Roman"/>
                <w:b/>
                <w:sz w:val="20"/>
                <w:szCs w:val="20"/>
              </w:rPr>
            </w:pPr>
            <w:r w:rsidRPr="00610131">
              <w:rPr>
                <w:rFonts w:ascii="Times New Roman" w:hAnsi="Times New Roman"/>
                <w:i/>
                <w:sz w:val="20"/>
                <w:szCs w:val="20"/>
              </w:rPr>
              <w:t>Key Performance Indicators for  required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4.5 Required Training for MIDAS Project in Task Order 3</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required training and expected results</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Required training topics</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lastRenderedPageBreak/>
              <w:t xml:space="preserve">Critical success factors for required training </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Risks associated with required training; for each risk, identify the probability, impact, and mitigation strategy</w:t>
            </w:r>
          </w:p>
          <w:p w:rsidR="00CB3068" w:rsidRPr="00610131" w:rsidRDefault="00CB3068" w:rsidP="00CB3068">
            <w:pPr>
              <w:keepNext/>
              <w:keepLines/>
              <w:numPr>
                <w:ilvl w:val="0"/>
                <w:numId w:val="27"/>
              </w:numPr>
              <w:spacing w:after="120" w:line="240" w:lineRule="auto"/>
              <w:outlineLvl w:val="3"/>
              <w:rPr>
                <w:rFonts w:ascii="Times New Roman" w:hAnsi="Times New Roman"/>
                <w:sz w:val="20"/>
                <w:szCs w:val="20"/>
              </w:rPr>
            </w:pPr>
            <w:r w:rsidRPr="00610131">
              <w:rPr>
                <w:rFonts w:ascii="Times New Roman" w:hAnsi="Times New Roman"/>
                <w:i/>
                <w:sz w:val="20"/>
                <w:szCs w:val="20"/>
              </w:rPr>
              <w:t>Key Performance Indicators for  required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 xml:space="preserve">5 Recommended Training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In the following sub-sections identify the recommended training for the following groups: 1) Government IT staff members, by User Group; and 2) FSA Program staff members, by User Group; 3) End Users, by User Group; 4) Project Team</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sz w:val="20"/>
                <w:szCs w:val="20"/>
              </w:rPr>
            </w:pPr>
            <w:r w:rsidRPr="00610131">
              <w:rPr>
                <w:rFonts w:ascii="Times New Roman" w:hAnsi="Times New Roman"/>
                <w:b/>
                <w:i/>
                <w:sz w:val="20"/>
                <w:szCs w:val="20"/>
              </w:rPr>
              <w:t>5.1 Recommended Training for Government</w:t>
            </w:r>
            <w:r w:rsidRPr="00610131">
              <w:rPr>
                <w:rFonts w:ascii="Times New Roman" w:hAnsi="Times New Roman"/>
                <w:i/>
                <w:sz w:val="20"/>
                <w:szCs w:val="20"/>
              </w:rPr>
              <w:t xml:space="preserve"> </w:t>
            </w:r>
            <w:r w:rsidRPr="00610131">
              <w:rPr>
                <w:rFonts w:ascii="Times New Roman" w:hAnsi="Times New Roman"/>
                <w:b/>
                <w:i/>
                <w:sz w:val="20"/>
                <w:szCs w:val="20"/>
              </w:rPr>
              <w:t>IT Staff by User Group</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For each IT Government User Group identified in Section 3.1 above, address the following:</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Summary description of recommended training</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Rationale for recommendation</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recommended  training and expected results</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Recommended training topics</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lastRenderedPageBreak/>
              <w:t>Trainee progress and performance reporting</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recommended training  </w:t>
            </w:r>
          </w:p>
          <w:p w:rsidR="00CB3068" w:rsidRPr="00610131" w:rsidRDefault="00CB3068" w:rsidP="00CB3068">
            <w:pPr>
              <w:keepNext/>
              <w:keepLines/>
              <w:numPr>
                <w:ilvl w:val="0"/>
                <w:numId w:val="23"/>
              </w:numPr>
              <w:spacing w:after="120" w:line="240" w:lineRule="auto"/>
              <w:outlineLvl w:val="3"/>
              <w:rPr>
                <w:rFonts w:ascii="Times New Roman" w:hAnsi="Times New Roman"/>
                <w:sz w:val="20"/>
                <w:szCs w:val="20"/>
              </w:rPr>
            </w:pPr>
            <w:r w:rsidRPr="00610131">
              <w:rPr>
                <w:rFonts w:ascii="Times New Roman" w:hAnsi="Times New Roman"/>
                <w:i/>
                <w:sz w:val="20"/>
                <w:szCs w:val="20"/>
              </w:rPr>
              <w:t>Risks associated with recommended training; for each risk, identify the probability, impact, and mitigation strategy</w:t>
            </w:r>
          </w:p>
          <w:p w:rsidR="00CB3068" w:rsidRPr="00610131" w:rsidRDefault="00CB3068" w:rsidP="00CB3068">
            <w:pPr>
              <w:keepNext/>
              <w:keepLines/>
              <w:numPr>
                <w:ilvl w:val="0"/>
                <w:numId w:val="23"/>
              </w:numPr>
              <w:spacing w:after="120" w:line="240" w:lineRule="auto"/>
              <w:outlineLvl w:val="3"/>
              <w:rPr>
                <w:rFonts w:ascii="Times New Roman" w:hAnsi="Times New Roman"/>
                <w:b/>
                <w:i/>
                <w:sz w:val="20"/>
                <w:szCs w:val="20"/>
              </w:rPr>
            </w:pPr>
            <w:r w:rsidRPr="00610131">
              <w:rPr>
                <w:rFonts w:ascii="Times New Roman" w:hAnsi="Times New Roman"/>
                <w:i/>
                <w:sz w:val="20"/>
                <w:szCs w:val="20"/>
              </w:rPr>
              <w:t>Key Performance Indicators for recommended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5.2 Recommended Training for FSA Program Staff</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For each FSA Program Staff  User Group identified in Section 3.2 above, address the following:</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Summary description of recommended training</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Rationale for recommendation</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recommended  training and expected results</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Recommended training topics</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recommended training  </w:t>
            </w:r>
          </w:p>
          <w:p w:rsidR="00CB3068" w:rsidRPr="00610131" w:rsidRDefault="00CB3068" w:rsidP="00CB3068">
            <w:pPr>
              <w:keepNext/>
              <w:keepLines/>
              <w:numPr>
                <w:ilvl w:val="0"/>
                <w:numId w:val="24"/>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Risks associated with recommended training; </w:t>
            </w:r>
            <w:r w:rsidRPr="00610131">
              <w:rPr>
                <w:rFonts w:ascii="Times New Roman" w:hAnsi="Times New Roman"/>
                <w:i/>
                <w:sz w:val="20"/>
                <w:szCs w:val="20"/>
              </w:rPr>
              <w:lastRenderedPageBreak/>
              <w:t>for each risk, identify the probability, impact, and mitigation strategy</w:t>
            </w:r>
          </w:p>
          <w:p w:rsidR="00CB3068" w:rsidRPr="00610131" w:rsidRDefault="00CB3068" w:rsidP="00CB3068">
            <w:pPr>
              <w:keepNext/>
              <w:keepLines/>
              <w:numPr>
                <w:ilvl w:val="0"/>
                <w:numId w:val="24"/>
              </w:numPr>
              <w:spacing w:after="120" w:line="240" w:lineRule="auto"/>
              <w:outlineLvl w:val="3"/>
              <w:rPr>
                <w:rFonts w:ascii="Times New Roman" w:hAnsi="Times New Roman"/>
                <w:b/>
                <w:sz w:val="20"/>
                <w:szCs w:val="20"/>
              </w:rPr>
            </w:pPr>
            <w:r w:rsidRPr="00610131">
              <w:rPr>
                <w:rFonts w:ascii="Times New Roman" w:hAnsi="Times New Roman"/>
                <w:i/>
                <w:sz w:val="20"/>
                <w:szCs w:val="20"/>
              </w:rPr>
              <w:t>Key Performance Indicators for recommended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 xml:space="preserve">5.3 Recommended Training for the End User Group(s)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Use this section to identify recommended training for the End Users Group(s) identified in Section 3.3 above. Address the following:</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Summary description of recommended training</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Rationale for recommendation</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recommended  training and expected results</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Recommended training topics</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recommended training  </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Risks associated with recommended training; for each risk, identify the probability, impact, and mitigation strategy</w:t>
            </w:r>
          </w:p>
          <w:p w:rsidR="00CB3068" w:rsidRPr="00610131" w:rsidRDefault="00CB3068" w:rsidP="00CB3068">
            <w:pPr>
              <w:keepNext/>
              <w:keepLines/>
              <w:numPr>
                <w:ilvl w:val="0"/>
                <w:numId w:val="25"/>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Performance Indicators for </w:t>
            </w:r>
            <w:r w:rsidRPr="00610131">
              <w:rPr>
                <w:rFonts w:ascii="Times New Roman" w:hAnsi="Times New Roman"/>
                <w:i/>
                <w:sz w:val="20"/>
                <w:szCs w:val="20"/>
              </w:rPr>
              <w:lastRenderedPageBreak/>
              <w:t>recommended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 xml:space="preserve">5.4 Recommended Training for Other User Group(s)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 If appropriate, use this section to identify recommended training for Users Group(s) identified in Section 3.4 above. Address the following:</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Summary description of recommended training</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Rationale for recommendation</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recommended  training and expected results</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Recommended training topics</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recommended training  </w:t>
            </w:r>
          </w:p>
          <w:p w:rsidR="00CB3068" w:rsidRPr="00610131" w:rsidRDefault="00CB3068" w:rsidP="00CB3068">
            <w:pPr>
              <w:keepNext/>
              <w:keepLines/>
              <w:numPr>
                <w:ilvl w:val="0"/>
                <w:numId w:val="26"/>
              </w:numPr>
              <w:spacing w:after="120" w:line="240" w:lineRule="auto"/>
              <w:outlineLvl w:val="3"/>
              <w:rPr>
                <w:rFonts w:ascii="Times New Roman" w:hAnsi="Times New Roman"/>
                <w:sz w:val="20"/>
                <w:szCs w:val="20"/>
              </w:rPr>
            </w:pPr>
            <w:r w:rsidRPr="00610131">
              <w:rPr>
                <w:rFonts w:ascii="Times New Roman" w:hAnsi="Times New Roman"/>
                <w:i/>
                <w:sz w:val="20"/>
                <w:szCs w:val="20"/>
              </w:rPr>
              <w:t>Risks associated with recommended training; for each risk, identify the probability, impact, and mitigation strategy</w:t>
            </w:r>
          </w:p>
          <w:p w:rsidR="00CB3068" w:rsidRPr="00610131" w:rsidRDefault="00CB3068" w:rsidP="00CB3068">
            <w:pPr>
              <w:keepNext/>
              <w:keepLines/>
              <w:numPr>
                <w:ilvl w:val="0"/>
                <w:numId w:val="26"/>
              </w:numPr>
              <w:spacing w:after="120" w:line="240" w:lineRule="auto"/>
              <w:outlineLvl w:val="3"/>
              <w:rPr>
                <w:rFonts w:ascii="Times New Roman" w:hAnsi="Times New Roman"/>
                <w:b/>
                <w:sz w:val="20"/>
                <w:szCs w:val="20"/>
              </w:rPr>
            </w:pPr>
            <w:r w:rsidRPr="00610131">
              <w:rPr>
                <w:rFonts w:ascii="Times New Roman" w:hAnsi="Times New Roman"/>
                <w:i/>
                <w:sz w:val="20"/>
                <w:szCs w:val="20"/>
              </w:rPr>
              <w:t>Key Performance Indicators for recommended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i/>
                <w:sz w:val="20"/>
                <w:szCs w:val="20"/>
              </w:rPr>
              <w:t xml:space="preserve">5.5 Recommended Training for MIDAS Project </w:t>
            </w:r>
            <w:r w:rsidRPr="00610131">
              <w:rPr>
                <w:rFonts w:ascii="Times New Roman" w:hAnsi="Times New Roman"/>
                <w:b/>
                <w:i/>
                <w:sz w:val="20"/>
                <w:szCs w:val="20"/>
              </w:rPr>
              <w:lastRenderedPageBreak/>
              <w:t>Team in Task Order 3</w:t>
            </w:r>
          </w:p>
          <w:p w:rsidR="00CB3068" w:rsidRPr="00610131" w:rsidRDefault="00CB3068" w:rsidP="001F56A0">
            <w:pPr>
              <w:rPr>
                <w:rFonts w:ascii="Times New Roman" w:hAnsi="Times New Roman"/>
                <w:sz w:val="20"/>
                <w:szCs w:val="20"/>
              </w:rPr>
            </w:pP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Summary description of recommended training</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Rationale for recommendation</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Objectives for recommended  training and expected results</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Pre-requisites, as appropriate</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Recommended training topics</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Training materials. Indicate the types of materials that will be developed for trainee use (user guides, presentations, simulations, etc.).</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Training location(s)</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Training delivery mode(s)</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Training schedule</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SAP® training environment requirements</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How trainee progress and performance will be measured</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trainee performance metrics </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Trainee progress and performance reporting</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Key training deliverables </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 xml:space="preserve">Critical success factors for recommended training  </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Risks associated with recommended training; for each risk, identify the probability, impact, and mitigation strategy</w:t>
            </w:r>
          </w:p>
          <w:p w:rsidR="00CB3068" w:rsidRPr="00610131" w:rsidRDefault="00CB3068" w:rsidP="00CB3068">
            <w:pPr>
              <w:keepNext/>
              <w:keepLines/>
              <w:numPr>
                <w:ilvl w:val="0"/>
                <w:numId w:val="28"/>
              </w:numPr>
              <w:spacing w:after="120" w:line="240" w:lineRule="auto"/>
              <w:outlineLvl w:val="3"/>
              <w:rPr>
                <w:rFonts w:ascii="Times New Roman" w:hAnsi="Times New Roman"/>
                <w:sz w:val="20"/>
                <w:szCs w:val="20"/>
              </w:rPr>
            </w:pPr>
            <w:r w:rsidRPr="00610131">
              <w:rPr>
                <w:rFonts w:ascii="Times New Roman" w:hAnsi="Times New Roman"/>
                <w:i/>
                <w:sz w:val="20"/>
                <w:szCs w:val="20"/>
              </w:rPr>
              <w:t>Key Performance Indicators for recommended training</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lastRenderedPageBreak/>
              <w:t>1</w:t>
            </w:r>
            <w:r w:rsidR="000E3D48">
              <w:rPr>
                <w:rFonts w:ascii="Times New Roman" w:hAnsi="Times New Roman"/>
                <w:b/>
                <w:sz w:val="20"/>
                <w:szCs w:val="20"/>
              </w:rPr>
              <w:t>2</w:t>
            </w:r>
            <w:r w:rsidRPr="00610131">
              <w:rPr>
                <w:rFonts w:ascii="Times New Roman" w:hAnsi="Times New Roman"/>
                <w:b/>
                <w:sz w:val="20"/>
                <w:szCs w:val="20"/>
              </w:rPr>
              <w:t>.1.4 Required versus Recommended Training</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 xml:space="preserve">6 Planning for Training </w:t>
            </w:r>
          </w:p>
        </w:tc>
        <w:tc>
          <w:tcPr>
            <w:tcW w:w="4783" w:type="dxa"/>
            <w:shd w:val="clear" w:color="auto" w:fill="auto"/>
          </w:tcPr>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t>1</w:t>
            </w:r>
            <w:r w:rsidR="000E3D48">
              <w:rPr>
                <w:rFonts w:ascii="Times New Roman" w:hAnsi="Times New Roman"/>
                <w:b/>
                <w:sz w:val="20"/>
                <w:szCs w:val="20"/>
              </w:rPr>
              <w:t>4</w:t>
            </w:r>
            <w:r w:rsidRPr="00610131">
              <w:rPr>
                <w:rFonts w:ascii="Times New Roman" w:hAnsi="Times New Roman"/>
                <w:b/>
                <w:sz w:val="20"/>
                <w:szCs w:val="20"/>
              </w:rPr>
              <w:t xml:space="preserve"> Training Logistics</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 xml:space="preserve">6.1 Training Timeline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 xml:space="preserve">Provide parallel timelines for required and recommended training by User Group. Show milestones. Show relationship to other process </w:t>
            </w:r>
            <w:r w:rsidRPr="00610131">
              <w:rPr>
                <w:rFonts w:ascii="Times New Roman" w:hAnsi="Times New Roman"/>
                <w:sz w:val="20"/>
                <w:szCs w:val="20"/>
              </w:rPr>
              <w:lastRenderedPageBreak/>
              <w:t>timelines as relevant.</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3.2 Training Curriculum by Role</w:t>
            </w:r>
          </w:p>
          <w:p w:rsidR="00CB3068" w:rsidRPr="00610131" w:rsidRDefault="00CB3068" w:rsidP="000E3D48">
            <w:pPr>
              <w:rPr>
                <w:rFonts w:ascii="Times New Roman" w:hAnsi="Times New Roman"/>
                <w:b/>
                <w:sz w:val="20"/>
                <w:szCs w:val="20"/>
              </w:rPr>
            </w:pPr>
            <w:r w:rsidRPr="00610131">
              <w:rPr>
                <w:rFonts w:ascii="Times New Roman" w:hAnsi="Times New Roman"/>
                <w:b/>
                <w:sz w:val="20"/>
                <w:szCs w:val="20"/>
              </w:rPr>
              <w:t>6</w:t>
            </w:r>
            <w:r w:rsidR="000E3D48">
              <w:rPr>
                <w:rFonts w:ascii="Times New Roman" w:hAnsi="Times New Roman"/>
                <w:b/>
                <w:sz w:val="20"/>
                <w:szCs w:val="20"/>
              </w:rPr>
              <w:t>.9</w:t>
            </w:r>
            <w:r w:rsidRPr="00610131">
              <w:rPr>
                <w:rFonts w:ascii="Times New Roman" w:hAnsi="Times New Roman"/>
                <w:b/>
                <w:sz w:val="20"/>
                <w:szCs w:val="20"/>
              </w:rPr>
              <w:t xml:space="preserve"> Training Curriculum Overview</w:t>
            </w:r>
          </w:p>
        </w:tc>
      </w:tr>
      <w:tr w:rsidR="00CB3068" w:rsidRPr="00566896" w:rsidTr="007C289E">
        <w:tc>
          <w:tcPr>
            <w:tcW w:w="4667" w:type="dxa"/>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lastRenderedPageBreak/>
              <w:t xml:space="preserve">6.2 MIDAS Readiness for Training </w:t>
            </w:r>
          </w:p>
          <w:p w:rsidR="00CB3068" w:rsidRPr="00610131" w:rsidRDefault="00CB3068" w:rsidP="001F56A0">
            <w:pPr>
              <w:rPr>
                <w:rFonts w:ascii="Times New Roman" w:hAnsi="Times New Roman"/>
                <w:sz w:val="20"/>
                <w:szCs w:val="20"/>
              </w:rPr>
            </w:pPr>
            <w:r w:rsidRPr="00610131">
              <w:rPr>
                <w:rFonts w:ascii="Times New Roman" w:hAnsi="Times New Roman"/>
                <w:sz w:val="20"/>
                <w:szCs w:val="20"/>
              </w:rPr>
              <w:t>Discuss the approach to ensuring readiness to undertake Training activities. Discuss any needs (training, tools, resources, etc.) that should be factored into planning. Include recommendations as appropriate.</w:t>
            </w:r>
          </w:p>
        </w:tc>
        <w:tc>
          <w:tcPr>
            <w:tcW w:w="4783" w:type="dxa"/>
            <w:shd w:val="clear" w:color="auto" w:fill="auto"/>
          </w:tcPr>
          <w:p w:rsidR="00CB3068" w:rsidRPr="00610131" w:rsidRDefault="00CB3068" w:rsidP="001F56A0">
            <w:pPr>
              <w:rPr>
                <w:rFonts w:ascii="Times New Roman" w:hAnsi="Times New Roman"/>
                <w:b/>
                <w:sz w:val="20"/>
                <w:szCs w:val="20"/>
              </w:rPr>
            </w:pPr>
            <w:r w:rsidRPr="00610131">
              <w:rPr>
                <w:rFonts w:ascii="Times New Roman" w:hAnsi="Times New Roman"/>
                <w:b/>
                <w:sz w:val="20"/>
                <w:szCs w:val="20"/>
              </w:rPr>
              <w:t>6.3 Training Readiness Assessment</w:t>
            </w:r>
          </w:p>
        </w:tc>
      </w:tr>
      <w:tr w:rsidR="00CB3068" w:rsidRPr="00566896" w:rsidTr="007C289E">
        <w:tc>
          <w:tcPr>
            <w:tcW w:w="4667" w:type="dxa"/>
            <w:shd w:val="clear" w:color="auto" w:fill="auto"/>
          </w:tcPr>
          <w:p w:rsidR="00CB3068" w:rsidRPr="00610131" w:rsidRDefault="00CB3068" w:rsidP="001F56A0">
            <w:pPr>
              <w:rPr>
                <w:rFonts w:ascii="Times New Roman" w:hAnsi="Times New Roman"/>
                <w:sz w:val="20"/>
                <w:szCs w:val="20"/>
              </w:rPr>
            </w:pPr>
            <w:r w:rsidRPr="00610131">
              <w:rPr>
                <w:rFonts w:ascii="Times New Roman" w:hAnsi="Times New Roman"/>
                <w:sz w:val="20"/>
                <w:szCs w:val="20"/>
              </w:rPr>
              <w:t>N/A</w:t>
            </w:r>
          </w:p>
        </w:tc>
        <w:tc>
          <w:tcPr>
            <w:tcW w:w="4783" w:type="dxa"/>
            <w:shd w:val="clear" w:color="auto" w:fill="auto"/>
          </w:tcPr>
          <w:p w:rsidR="00CB3068" w:rsidRPr="00610131" w:rsidRDefault="00CB3068" w:rsidP="001F56A0">
            <w:pPr>
              <w:keepNext/>
              <w:rPr>
                <w:rFonts w:ascii="Times New Roman" w:hAnsi="Times New Roman"/>
                <w:b/>
                <w:sz w:val="20"/>
                <w:szCs w:val="20"/>
              </w:rPr>
            </w:pPr>
          </w:p>
        </w:tc>
      </w:tr>
    </w:tbl>
    <w:p w:rsidR="00CB3068" w:rsidRDefault="00CB3068" w:rsidP="00CB3068">
      <w:pPr>
        <w:pStyle w:val="Caption"/>
      </w:pPr>
      <w:bookmarkStart w:id="267" w:name="_Toc307916784"/>
      <w:bookmarkStart w:id="268" w:name="_Toc332932143"/>
      <w:r>
        <w:t xml:space="preserve">Table </w:t>
      </w:r>
      <w:r w:rsidR="00F31D09">
        <w:fldChar w:fldCharType="begin"/>
      </w:r>
      <w:r>
        <w:instrText xml:space="preserve"> SEQ Table \* ARABIC </w:instrText>
      </w:r>
      <w:r w:rsidR="00F31D09">
        <w:fldChar w:fldCharType="separate"/>
      </w:r>
      <w:r w:rsidR="001C6371">
        <w:rPr>
          <w:noProof/>
        </w:rPr>
        <w:t>13</w:t>
      </w:r>
      <w:r w:rsidR="00F31D09">
        <w:fldChar w:fldCharType="end"/>
      </w:r>
      <w:r>
        <w:t>: Crosswalk to Document Item Detail</w:t>
      </w:r>
      <w:bookmarkEnd w:id="267"/>
      <w:bookmarkEnd w:id="268"/>
    </w:p>
    <w:p w:rsidR="00127F41" w:rsidRDefault="00127F41">
      <w:pPr>
        <w:spacing w:after="0" w:line="240" w:lineRule="auto"/>
        <w:rPr>
          <w:rFonts w:ascii="Times New Roman" w:eastAsia="Times New Roman" w:hAnsi="Times New Roman"/>
          <w:b/>
          <w:bCs/>
          <w:i/>
          <w:szCs w:val="18"/>
        </w:rPr>
      </w:pPr>
    </w:p>
    <w:p w:rsidR="005034FA" w:rsidRDefault="005C04BA" w:rsidP="005034FA">
      <w:pPr>
        <w:pStyle w:val="USDAHeading1"/>
        <w:numPr>
          <w:ilvl w:val="0"/>
          <w:numId w:val="0"/>
        </w:numPr>
        <w:ind w:left="432" w:hanging="432"/>
      </w:pPr>
      <w:bookmarkStart w:id="269" w:name="_Toc335924119"/>
      <w:r>
        <w:t xml:space="preserve">Appendix </w:t>
      </w:r>
      <w:r w:rsidR="005034FA">
        <w:t>D</w:t>
      </w:r>
      <w:r>
        <w:t xml:space="preserve">:  </w:t>
      </w:r>
      <w:r w:rsidR="005034FA">
        <w:t xml:space="preserve">508 Compliance </w:t>
      </w:r>
      <w:proofErr w:type="gramStart"/>
      <w:r w:rsidR="005034FA">
        <w:t>Checklist</w:t>
      </w:r>
      <w:proofErr w:type="gramEnd"/>
      <w:r w:rsidR="005034FA">
        <w:t xml:space="preserve"> and Signoff Document</w:t>
      </w:r>
      <w:bookmarkEnd w:id="269"/>
    </w:p>
    <w:p w:rsidR="005034FA" w:rsidRPr="00127F41" w:rsidRDefault="005034FA" w:rsidP="001702B2">
      <w:pPr>
        <w:spacing w:before="120"/>
        <w:rPr>
          <w:b/>
          <w:sz w:val="28"/>
          <w:u w:val="single"/>
        </w:rPr>
      </w:pPr>
      <w:r w:rsidRPr="00127F41">
        <w:rPr>
          <w:b/>
          <w:sz w:val="28"/>
          <w:u w:val="single"/>
        </w:rPr>
        <w:t xml:space="preserve">508 Compliance </w:t>
      </w:r>
      <w:proofErr w:type="gramStart"/>
      <w:r w:rsidRPr="00127F41">
        <w:rPr>
          <w:b/>
          <w:sz w:val="28"/>
          <w:u w:val="single"/>
        </w:rPr>
        <w:t>Checklist</w:t>
      </w:r>
      <w:proofErr w:type="gramEnd"/>
    </w:p>
    <w:tbl>
      <w:tblPr>
        <w:tblW w:w="10824" w:type="dxa"/>
        <w:tblInd w:w="-342" w:type="dxa"/>
        <w:tblLook w:val="04A0"/>
      </w:tblPr>
      <w:tblGrid>
        <w:gridCol w:w="641"/>
        <w:gridCol w:w="457"/>
        <w:gridCol w:w="2544"/>
        <w:gridCol w:w="4419"/>
        <w:gridCol w:w="1431"/>
        <w:gridCol w:w="1530"/>
      </w:tblGrid>
      <w:tr w:rsidR="00FE6F24" w:rsidRPr="00FE6F24" w:rsidTr="001C1E1C">
        <w:trPr>
          <w:trHeight w:val="312"/>
        </w:trPr>
        <w:tc>
          <w:tcPr>
            <w:tcW w:w="10824" w:type="dxa"/>
            <w:gridSpan w:val="6"/>
            <w:tcBorders>
              <w:top w:val="nil"/>
              <w:left w:val="single" w:sz="4" w:space="0" w:color="auto"/>
              <w:bottom w:val="nil"/>
              <w:right w:val="nil"/>
            </w:tcBorders>
            <w:shd w:val="clear" w:color="000000" w:fill="BFBFBF"/>
            <w:noWrap/>
            <w:vAlign w:val="bottom"/>
            <w:hideMark/>
          </w:tcPr>
          <w:p w:rsidR="00FE6F24" w:rsidRPr="00FE6F24" w:rsidRDefault="00FE6F24" w:rsidP="00FE6F24">
            <w:pPr>
              <w:spacing w:after="0" w:line="240" w:lineRule="auto"/>
              <w:jc w:val="center"/>
              <w:rPr>
                <w:rFonts w:eastAsia="Times New Roman" w:cs="Calibri"/>
                <w:b/>
                <w:bCs/>
                <w:color w:val="000000"/>
                <w:sz w:val="24"/>
                <w:szCs w:val="24"/>
              </w:rPr>
            </w:pPr>
            <w:bookmarkStart w:id="270" w:name="RANGE!A1:E33"/>
            <w:r w:rsidRPr="00FE6F24">
              <w:rPr>
                <w:rFonts w:eastAsia="Times New Roman" w:cs="Calibri"/>
                <w:b/>
                <w:bCs/>
                <w:color w:val="000000"/>
                <w:sz w:val="24"/>
                <w:szCs w:val="24"/>
              </w:rPr>
              <w:t>TRAINING DEVELOPMENT 508 COMPLIANCE CHECKLIST</w:t>
            </w:r>
            <w:bookmarkEnd w:id="270"/>
          </w:p>
        </w:tc>
      </w:tr>
      <w:tr w:rsidR="00FE6F24" w:rsidRPr="00FE6F24" w:rsidTr="001C1E1C">
        <w:trPr>
          <w:trHeight w:val="288"/>
        </w:trPr>
        <w:tc>
          <w:tcPr>
            <w:tcW w:w="443"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3001" w:type="dxa"/>
            <w:gridSpan w:val="2"/>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color w:val="000000"/>
              </w:rPr>
            </w:pPr>
          </w:p>
        </w:tc>
        <w:tc>
          <w:tcPr>
            <w:tcW w:w="4419"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431"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288"/>
        </w:trPr>
        <w:tc>
          <w:tcPr>
            <w:tcW w:w="10824" w:type="dxa"/>
            <w:gridSpan w:val="6"/>
            <w:tcBorders>
              <w:top w:val="nil"/>
              <w:left w:val="single" w:sz="4" w:space="0" w:color="auto"/>
              <w:bottom w:val="nil"/>
              <w:right w:val="nil"/>
            </w:tcBorders>
            <w:shd w:val="clear" w:color="000000" w:fill="D9D9D9"/>
            <w:noWrap/>
            <w:vAlign w:val="bottom"/>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Section 508 Web Development</w:t>
            </w:r>
          </w:p>
        </w:tc>
      </w:tr>
      <w:tr w:rsidR="00FE6F24" w:rsidRPr="00FE6F24" w:rsidTr="001C1E1C">
        <w:trPr>
          <w:trHeight w:val="288"/>
        </w:trPr>
        <w:tc>
          <w:tcPr>
            <w:tcW w:w="900" w:type="dxa"/>
            <w:gridSpan w:val="2"/>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2544"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color w:val="000000"/>
              </w:rPr>
            </w:pPr>
          </w:p>
        </w:tc>
        <w:tc>
          <w:tcPr>
            <w:tcW w:w="4419"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431"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288"/>
        </w:trPr>
        <w:tc>
          <w:tcPr>
            <w:tcW w:w="900" w:type="dxa"/>
            <w:gridSpan w:val="2"/>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Item #</w:t>
            </w:r>
          </w:p>
        </w:tc>
        <w:tc>
          <w:tcPr>
            <w:tcW w:w="2544"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Item Name</w:t>
            </w:r>
          </w:p>
        </w:tc>
        <w:tc>
          <w:tcPr>
            <w:tcW w:w="4419"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Section 508 Guideline(s)</w:t>
            </w:r>
          </w:p>
        </w:tc>
        <w:tc>
          <w:tcPr>
            <w:tcW w:w="1431"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Addressed?</w:t>
            </w:r>
          </w:p>
        </w:tc>
        <w:tc>
          <w:tcPr>
            <w:tcW w:w="1530"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Compliance Methodology</w:t>
            </w:r>
          </w:p>
        </w:tc>
      </w:tr>
      <w:tr w:rsidR="00FE6F24" w:rsidRPr="00FE6F24" w:rsidTr="001C1E1C">
        <w:trPr>
          <w:trHeight w:val="288"/>
        </w:trPr>
        <w:tc>
          <w:tcPr>
            <w:tcW w:w="900" w:type="dxa"/>
            <w:gridSpan w:val="2"/>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p>
        </w:tc>
        <w:tc>
          <w:tcPr>
            <w:tcW w:w="2544"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b/>
                <w:bCs/>
                <w:color w:val="000000"/>
              </w:rPr>
            </w:pPr>
          </w:p>
        </w:tc>
        <w:tc>
          <w:tcPr>
            <w:tcW w:w="4419"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p>
        </w:tc>
        <w:tc>
          <w:tcPr>
            <w:tcW w:w="1431"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p>
        </w:tc>
        <w:tc>
          <w:tcPr>
            <w:tcW w:w="1530"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p>
        </w:tc>
      </w:tr>
      <w:tr w:rsidR="00FE6F24" w:rsidRPr="00FE6F24" w:rsidTr="001C1E1C">
        <w:trPr>
          <w:trHeight w:val="1488"/>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1</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Images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 Use the alt=”text” </w:t>
            </w:r>
            <w:proofErr w:type="gramStart"/>
            <w:r w:rsidRPr="00FE6F24">
              <w:rPr>
                <w:rFonts w:eastAsia="Times New Roman" w:cs="Calibri"/>
                <w:color w:val="000000"/>
              </w:rPr>
              <w:t>attribute</w:t>
            </w:r>
            <w:proofErr w:type="gramEnd"/>
            <w:r w:rsidRPr="00FE6F24">
              <w:rPr>
                <w:rFonts w:eastAsia="Times New Roman" w:cs="Calibri"/>
                <w:color w:val="000000"/>
              </w:rPr>
              <w:t xml:space="preserve"> to provide test equivalents for images.  </w:t>
            </w:r>
            <w:r w:rsidRPr="00FE6F24">
              <w:rPr>
                <w:rFonts w:eastAsia="Times New Roman" w:cs="Calibri"/>
                <w:color w:val="000000"/>
              </w:rPr>
              <w:br/>
              <w:t>• Use alt=”” for images that do not convey important information or convey redundant information.</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1020"/>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2</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Graphs and Charts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Summarize the content of each graph and chart, or use the </w:t>
            </w:r>
            <w:proofErr w:type="spellStart"/>
            <w:r w:rsidRPr="00FE6F24">
              <w:rPr>
                <w:rFonts w:eastAsia="Times New Roman" w:cs="Calibri"/>
                <w:color w:val="000000"/>
              </w:rPr>
              <w:t>longdesc</w:t>
            </w:r>
            <w:proofErr w:type="spellEnd"/>
            <w:r w:rsidRPr="00FE6F24">
              <w:rPr>
                <w:rFonts w:eastAsia="Times New Roman" w:cs="Calibri"/>
                <w:color w:val="000000"/>
              </w:rPr>
              <w:t xml:space="preserve"> attribute to link to the data.</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1464"/>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3</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Multimedia</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 Provide captions or transcripts of important audio content.  </w:t>
            </w:r>
            <w:r w:rsidRPr="00FE6F24">
              <w:rPr>
                <w:rFonts w:eastAsia="Times New Roman" w:cs="Calibri"/>
                <w:color w:val="000000"/>
              </w:rPr>
              <w:br/>
              <w:t>• Provide text or audio descriptions of important video content.</w:t>
            </w:r>
            <w:r w:rsidRPr="00FE6F24">
              <w:rPr>
                <w:rFonts w:eastAsia="Times New Roman" w:cs="Calibri"/>
                <w:color w:val="000000"/>
              </w:rPr>
              <w:br/>
              <w:t>• Provide an option to adjust the volume.</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An open question exists for the uPerform documents in regard to this issue</w:t>
            </w:r>
          </w:p>
        </w:tc>
      </w:tr>
      <w:tr w:rsidR="00FE6F24" w:rsidRPr="00FE6F24" w:rsidTr="001C1E1C">
        <w:trPr>
          <w:trHeight w:val="864"/>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lastRenderedPageBreak/>
              <w:t>4</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Color and Contrast</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Ensure that all information conveyed with color is also conveyed in the absence of color, and that the contrast is sufficient in images.</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Must be added to the checklist</w:t>
            </w:r>
          </w:p>
        </w:tc>
      </w:tr>
      <w:tr w:rsidR="00FE6F24" w:rsidRPr="00FE6F24" w:rsidTr="001C1E1C">
        <w:trPr>
          <w:trHeight w:val="576"/>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5</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Cascading Style Sheets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Web pages should be readable without requiring style sheets.</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addressed in Course Avenue</w:t>
            </w:r>
          </w:p>
        </w:tc>
      </w:tr>
      <w:tr w:rsidR="00FE6F24" w:rsidRPr="00FE6F24" w:rsidTr="001C1E1C">
        <w:trPr>
          <w:trHeight w:val="1176"/>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6</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Image Map</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 Use client-side image maps with alternative text for image map hot spots.  </w:t>
            </w:r>
            <w:r w:rsidRPr="00FE6F24">
              <w:rPr>
                <w:rFonts w:eastAsia="Times New Roman" w:cs="Calibri"/>
                <w:color w:val="000000"/>
              </w:rPr>
              <w:br/>
              <w:t>• If you use server-side maps, provide equivalent text links.</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addressed during training development by not using image maps at all</w:t>
            </w:r>
          </w:p>
        </w:tc>
      </w:tr>
      <w:tr w:rsidR="00FE6F24" w:rsidRPr="00FE6F24" w:rsidTr="001C1E1C">
        <w:trPr>
          <w:trHeight w:val="1464"/>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7</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Data Tables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 Identify row and column headers.  </w:t>
            </w:r>
            <w:r w:rsidRPr="00FE6F24">
              <w:rPr>
                <w:rFonts w:eastAsia="Times New Roman" w:cs="Calibri"/>
                <w:color w:val="000000"/>
              </w:rPr>
              <w:br/>
              <w:t xml:space="preserve">• Use the TH element to mark up table heading cells.  </w:t>
            </w:r>
            <w:r w:rsidRPr="00FE6F24">
              <w:rPr>
                <w:rFonts w:eastAsia="Times New Roman" w:cs="Calibri"/>
                <w:color w:val="000000"/>
              </w:rPr>
              <w:br/>
              <w:t>• Use the headers attribute on cells of complex data tables.</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576"/>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8</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Frames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Provide a title for each frame and frame page so that users can track frames by title.</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addressed in both PowerPoint and Course Avenue</w:t>
            </w:r>
          </w:p>
        </w:tc>
      </w:tr>
      <w:tr w:rsidR="00FE6F24" w:rsidRPr="00FE6F24" w:rsidTr="001C1E1C">
        <w:trPr>
          <w:trHeight w:val="576"/>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9</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Flicker</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Avoid causing content to blink, flicker or move.</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addressed during training development by not using</w:t>
            </w:r>
          </w:p>
        </w:tc>
      </w:tr>
      <w:tr w:rsidR="00FE6F24" w:rsidRPr="00FE6F24" w:rsidTr="001C1E1C">
        <w:trPr>
          <w:trHeight w:val="864"/>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10</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Text-only Page</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Provide a text-only page with equivalent information or functionality when compliance cannot be accomplished.</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an open question particularly in uPerform</w:t>
            </w:r>
          </w:p>
        </w:tc>
      </w:tr>
      <w:tr w:rsidR="00FE6F24" w:rsidRPr="00FE6F24" w:rsidTr="001C1E1C">
        <w:trPr>
          <w:trHeight w:val="576"/>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11</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Scripts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Provide content for scripts which is keyboard accessible.</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an open question particularly in uPerform</w:t>
            </w:r>
          </w:p>
        </w:tc>
      </w:tr>
      <w:tr w:rsidR="00FE6F24" w:rsidRPr="00FE6F24" w:rsidTr="001C1E1C">
        <w:trPr>
          <w:trHeight w:val="888"/>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12</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Applets and Plug-ins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 Provide a link to the applet or plug-in.  </w:t>
            </w:r>
            <w:r w:rsidRPr="00FE6F24">
              <w:rPr>
                <w:rFonts w:eastAsia="Times New Roman" w:cs="Calibri"/>
                <w:color w:val="000000"/>
              </w:rPr>
              <w:br/>
              <w:t>• Provide alternate content for applets or plug-ins not accessible.</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an open question particularly in uPerform</w:t>
            </w:r>
          </w:p>
        </w:tc>
      </w:tr>
      <w:tr w:rsidR="00FE6F24" w:rsidRPr="00FE6F24" w:rsidTr="001C1E1C">
        <w:trPr>
          <w:trHeight w:val="912"/>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13</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Forms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 Allow assistive technology to access information, field elements and functionality.  </w:t>
            </w:r>
            <w:r w:rsidRPr="00FE6F24">
              <w:rPr>
                <w:rFonts w:eastAsia="Times New Roman" w:cs="Calibri"/>
                <w:color w:val="000000"/>
              </w:rPr>
              <w:br/>
              <w:t>• Include all directions and cues.</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This is addressed via LMP AgLearn </w:t>
            </w:r>
            <w:r w:rsidRPr="00FE6F24">
              <w:rPr>
                <w:rFonts w:eastAsia="Times New Roman" w:cs="Calibri"/>
                <w:color w:val="000000"/>
              </w:rPr>
              <w:lastRenderedPageBreak/>
              <w:t>and Course Avenue</w:t>
            </w:r>
          </w:p>
        </w:tc>
      </w:tr>
      <w:tr w:rsidR="00FE6F24" w:rsidRPr="00FE6F24" w:rsidTr="001C1E1C">
        <w:trPr>
          <w:trHeight w:val="576"/>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lastRenderedPageBreak/>
              <w:t>14</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Skip to Main Content</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Provide method for skipping over navigation links to get to the main content of the page.</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addressed via Course Avenue</w:t>
            </w:r>
          </w:p>
        </w:tc>
      </w:tr>
      <w:tr w:rsidR="00FE6F24" w:rsidRPr="00FE6F24" w:rsidTr="001C1E1C">
        <w:trPr>
          <w:trHeight w:val="864"/>
        </w:trPr>
        <w:tc>
          <w:tcPr>
            <w:tcW w:w="900" w:type="dxa"/>
            <w:gridSpan w:val="2"/>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15</w:t>
            </w:r>
          </w:p>
        </w:tc>
        <w:tc>
          <w:tcPr>
            <w:tcW w:w="2544"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Timed Response</w:t>
            </w:r>
          </w:p>
        </w:tc>
        <w:tc>
          <w:tcPr>
            <w:tcW w:w="4419" w:type="dxa"/>
            <w:tcBorders>
              <w:top w:val="nil"/>
              <w:left w:val="nil"/>
              <w:bottom w:val="nil"/>
              <w:right w:val="nil"/>
            </w:tcBorders>
            <w:shd w:val="clear" w:color="auto" w:fill="auto"/>
            <w:vAlign w:val="bottom"/>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When a timed response is required, alert the user, and give sufficient time to indicate more time is needed.</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is addressed via AgLearn</w:t>
            </w:r>
          </w:p>
        </w:tc>
      </w:tr>
      <w:tr w:rsidR="00FE6F24" w:rsidRPr="00FE6F24" w:rsidTr="001C1E1C">
        <w:trPr>
          <w:trHeight w:val="288"/>
        </w:trPr>
        <w:tc>
          <w:tcPr>
            <w:tcW w:w="900" w:type="dxa"/>
            <w:gridSpan w:val="2"/>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2544"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color w:val="000000"/>
              </w:rPr>
            </w:pPr>
          </w:p>
        </w:tc>
        <w:tc>
          <w:tcPr>
            <w:tcW w:w="4419"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431"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288"/>
        </w:trPr>
        <w:tc>
          <w:tcPr>
            <w:tcW w:w="10824" w:type="dxa"/>
            <w:gridSpan w:val="6"/>
            <w:tcBorders>
              <w:top w:val="nil"/>
              <w:left w:val="single" w:sz="4" w:space="0" w:color="auto"/>
              <w:bottom w:val="nil"/>
              <w:right w:val="nil"/>
            </w:tcBorders>
            <w:shd w:val="clear" w:color="000000" w:fill="D9D9D9"/>
            <w:noWrap/>
            <w:vAlign w:val="bottom"/>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Section 508 Application Development</w:t>
            </w:r>
          </w:p>
        </w:tc>
      </w:tr>
      <w:tr w:rsidR="00FE6F24" w:rsidRPr="00FE6F24" w:rsidTr="001C1E1C">
        <w:trPr>
          <w:trHeight w:val="288"/>
        </w:trPr>
        <w:tc>
          <w:tcPr>
            <w:tcW w:w="443"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3001" w:type="dxa"/>
            <w:gridSpan w:val="2"/>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color w:val="000000"/>
              </w:rPr>
            </w:pPr>
          </w:p>
        </w:tc>
        <w:tc>
          <w:tcPr>
            <w:tcW w:w="4419"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431"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288"/>
        </w:trPr>
        <w:tc>
          <w:tcPr>
            <w:tcW w:w="443"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Item #</w:t>
            </w:r>
          </w:p>
        </w:tc>
        <w:tc>
          <w:tcPr>
            <w:tcW w:w="3001" w:type="dxa"/>
            <w:gridSpan w:val="2"/>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Item Name</w:t>
            </w:r>
          </w:p>
        </w:tc>
        <w:tc>
          <w:tcPr>
            <w:tcW w:w="4419"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Section 508 Guideline(s)</w:t>
            </w:r>
          </w:p>
        </w:tc>
        <w:tc>
          <w:tcPr>
            <w:tcW w:w="1431"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Addressed?</w:t>
            </w:r>
          </w:p>
        </w:tc>
        <w:tc>
          <w:tcPr>
            <w:tcW w:w="1530" w:type="dxa"/>
            <w:tcBorders>
              <w:top w:val="nil"/>
              <w:left w:val="nil"/>
              <w:bottom w:val="nil"/>
              <w:right w:val="nil"/>
            </w:tcBorders>
            <w:shd w:val="clear" w:color="auto" w:fill="auto"/>
            <w:noWrap/>
            <w:vAlign w:val="center"/>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Compliance Methodology</w:t>
            </w:r>
          </w:p>
        </w:tc>
      </w:tr>
      <w:tr w:rsidR="00FE6F24" w:rsidRPr="00FE6F24" w:rsidTr="001C1E1C">
        <w:trPr>
          <w:trHeight w:val="288"/>
        </w:trPr>
        <w:tc>
          <w:tcPr>
            <w:tcW w:w="443"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3001" w:type="dxa"/>
            <w:gridSpan w:val="2"/>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color w:val="000000"/>
              </w:rPr>
            </w:pPr>
          </w:p>
        </w:tc>
        <w:tc>
          <w:tcPr>
            <w:tcW w:w="4419"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431"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936"/>
        </w:trPr>
        <w:tc>
          <w:tcPr>
            <w:tcW w:w="443"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1</w:t>
            </w:r>
          </w:p>
        </w:tc>
        <w:tc>
          <w:tcPr>
            <w:tcW w:w="3001" w:type="dxa"/>
            <w:gridSpan w:val="2"/>
            <w:tcBorders>
              <w:top w:val="nil"/>
              <w:left w:val="nil"/>
              <w:bottom w:val="nil"/>
              <w:right w:val="nil"/>
            </w:tcBorders>
            <w:shd w:val="clear" w:color="auto" w:fill="auto"/>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Keyboard Access</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 Keyboard equivalents for all actions.  </w:t>
            </w:r>
            <w:r w:rsidRPr="00FE6F24">
              <w:rPr>
                <w:rFonts w:eastAsia="Times New Roman" w:cs="Calibri"/>
                <w:color w:val="000000"/>
              </w:rPr>
              <w:br/>
              <w:t>• Do not interfere with keyboard accessibility features built into the operating system.</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remains an open question in regard to uPerform. Otherwise, it is addressed via AgLearn and Course Ave</w:t>
            </w:r>
          </w:p>
        </w:tc>
      </w:tr>
      <w:tr w:rsidR="00FE6F24" w:rsidRPr="00FE6F24" w:rsidTr="001C1E1C">
        <w:trPr>
          <w:trHeight w:val="2028"/>
        </w:trPr>
        <w:tc>
          <w:tcPr>
            <w:tcW w:w="443"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2</w:t>
            </w:r>
          </w:p>
        </w:tc>
        <w:tc>
          <w:tcPr>
            <w:tcW w:w="3001" w:type="dxa"/>
            <w:gridSpan w:val="2"/>
            <w:tcBorders>
              <w:top w:val="nil"/>
              <w:left w:val="nil"/>
              <w:bottom w:val="nil"/>
              <w:right w:val="nil"/>
            </w:tcBorders>
            <w:shd w:val="clear" w:color="auto" w:fill="auto"/>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Object Information</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Provide a visual focus indicator that moves among interactive objects as the input focus changes.</w:t>
            </w:r>
            <w:r w:rsidRPr="00FE6F24">
              <w:rPr>
                <w:rFonts w:eastAsia="Times New Roman" w:cs="Calibri"/>
                <w:color w:val="000000"/>
              </w:rPr>
              <w:br/>
              <w:t>• Provide semantic information about user interface objects.</w:t>
            </w:r>
            <w:r w:rsidRPr="00FE6F24">
              <w:rPr>
                <w:rFonts w:eastAsia="Times New Roman" w:cs="Calibri"/>
                <w:color w:val="000000"/>
              </w:rPr>
              <w:br/>
              <w:t>• Associate labels with controls, objects, icons and images.</w:t>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xml:space="preserve">This remains an open question in regard to uPerform. </w:t>
            </w:r>
          </w:p>
        </w:tc>
      </w:tr>
      <w:tr w:rsidR="00FE6F24" w:rsidRPr="00FE6F24" w:rsidTr="001C1E1C">
        <w:trPr>
          <w:trHeight w:val="2724"/>
        </w:trPr>
        <w:tc>
          <w:tcPr>
            <w:tcW w:w="443" w:type="dxa"/>
            <w:tcBorders>
              <w:top w:val="nil"/>
              <w:left w:val="nil"/>
              <w:bottom w:val="nil"/>
              <w:right w:val="nil"/>
            </w:tcBorders>
            <w:shd w:val="clear" w:color="auto" w:fill="auto"/>
            <w:noWrap/>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3</w:t>
            </w:r>
          </w:p>
        </w:tc>
        <w:tc>
          <w:tcPr>
            <w:tcW w:w="3001" w:type="dxa"/>
            <w:gridSpan w:val="2"/>
            <w:tcBorders>
              <w:top w:val="nil"/>
              <w:left w:val="nil"/>
              <w:bottom w:val="nil"/>
              <w:right w:val="nil"/>
            </w:tcBorders>
            <w:shd w:val="clear" w:color="auto" w:fill="auto"/>
            <w:hideMark/>
          </w:tcPr>
          <w:p w:rsidR="00FE6F24" w:rsidRPr="00FE6F24" w:rsidRDefault="00FE6F24" w:rsidP="00FE6F24">
            <w:pPr>
              <w:spacing w:after="0" w:line="240" w:lineRule="auto"/>
              <w:jc w:val="center"/>
              <w:rPr>
                <w:rFonts w:eastAsia="Times New Roman" w:cs="Calibri"/>
                <w:color w:val="000000"/>
              </w:rPr>
            </w:pPr>
            <w:r w:rsidRPr="00FE6F24">
              <w:rPr>
                <w:rFonts w:eastAsia="Times New Roman" w:cs="Calibri"/>
                <w:color w:val="000000"/>
              </w:rPr>
              <w:t>Display</w:t>
            </w:r>
          </w:p>
        </w:tc>
        <w:tc>
          <w:tcPr>
            <w:tcW w:w="4419"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 Inherit system settings for font, size, and color for all user interface controls.</w:t>
            </w:r>
            <w:r w:rsidRPr="00FE6F24">
              <w:rPr>
                <w:rFonts w:eastAsia="Times New Roman" w:cs="Calibri"/>
                <w:color w:val="000000"/>
              </w:rPr>
              <w:br w:type="page"/>
              <w:t>• Do not override user selected contrast and color selections and other individual display attributes.</w:t>
            </w:r>
            <w:r w:rsidRPr="00FE6F24">
              <w:rPr>
                <w:rFonts w:eastAsia="Times New Roman" w:cs="Calibri"/>
                <w:color w:val="000000"/>
              </w:rPr>
              <w:br w:type="page"/>
              <w:t>• Provide text through standard system function calls or through an application programming interface which supports assistive technology.</w:t>
            </w:r>
            <w:r w:rsidRPr="00FE6F24">
              <w:rPr>
                <w:rFonts w:eastAsia="Times New Roman" w:cs="Calibri"/>
                <w:color w:val="000000"/>
              </w:rPr>
              <w:br w:type="page"/>
            </w:r>
          </w:p>
        </w:tc>
        <w:tc>
          <w:tcPr>
            <w:tcW w:w="1431" w:type="dxa"/>
            <w:tcBorders>
              <w:top w:val="nil"/>
              <w:left w:val="nil"/>
              <w:bottom w:val="nil"/>
              <w:right w:val="nil"/>
            </w:tcBorders>
            <w:shd w:val="clear" w:color="auto" w:fill="auto"/>
            <w:noWrap/>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t>This must be added to the compliance checklist and incorporated into training development.</w:t>
            </w:r>
          </w:p>
        </w:tc>
      </w:tr>
      <w:tr w:rsidR="00FE6F24" w:rsidRPr="00FE6F24" w:rsidTr="001C1E1C">
        <w:trPr>
          <w:trHeight w:val="288"/>
        </w:trPr>
        <w:tc>
          <w:tcPr>
            <w:tcW w:w="10824" w:type="dxa"/>
            <w:gridSpan w:val="6"/>
            <w:vMerge w:val="restart"/>
            <w:tcBorders>
              <w:top w:val="nil"/>
              <w:left w:val="nil"/>
              <w:bottom w:val="nil"/>
              <w:right w:val="nil"/>
            </w:tcBorders>
            <w:shd w:val="clear" w:color="000000" w:fill="D9D9D9"/>
            <w:noWrap/>
            <w:vAlign w:val="bottom"/>
            <w:hideMark/>
          </w:tcPr>
          <w:p w:rsidR="00FE6F24" w:rsidRPr="00FE6F24" w:rsidRDefault="00FE6F24" w:rsidP="00FE6F24">
            <w:pPr>
              <w:spacing w:after="0" w:line="240" w:lineRule="auto"/>
              <w:jc w:val="center"/>
              <w:rPr>
                <w:rFonts w:eastAsia="Times New Roman" w:cs="Calibri"/>
                <w:b/>
                <w:bCs/>
                <w:color w:val="000000"/>
              </w:rPr>
            </w:pPr>
            <w:r w:rsidRPr="00FE6F24">
              <w:rPr>
                <w:rFonts w:eastAsia="Times New Roman" w:cs="Calibri"/>
                <w:b/>
                <w:bCs/>
                <w:color w:val="000000"/>
              </w:rPr>
              <w:t>NOTES:</w:t>
            </w:r>
          </w:p>
        </w:tc>
      </w:tr>
      <w:tr w:rsidR="00FE6F24" w:rsidRPr="00FE6F24" w:rsidTr="001C1E1C">
        <w:trPr>
          <w:trHeight w:val="288"/>
        </w:trPr>
        <w:tc>
          <w:tcPr>
            <w:tcW w:w="10824" w:type="dxa"/>
            <w:gridSpan w:val="6"/>
            <w:vMerge/>
            <w:tcBorders>
              <w:top w:val="nil"/>
              <w:left w:val="nil"/>
              <w:bottom w:val="nil"/>
              <w:right w:val="nil"/>
            </w:tcBorders>
            <w:vAlign w:val="center"/>
            <w:hideMark/>
          </w:tcPr>
          <w:p w:rsidR="00FE6F24" w:rsidRPr="00FE6F24" w:rsidRDefault="00FE6F24" w:rsidP="00FE6F24">
            <w:pPr>
              <w:spacing w:after="0" w:line="240" w:lineRule="auto"/>
              <w:rPr>
                <w:rFonts w:eastAsia="Times New Roman" w:cs="Calibri"/>
                <w:b/>
                <w:bCs/>
                <w:color w:val="000000"/>
              </w:rPr>
            </w:pPr>
          </w:p>
        </w:tc>
      </w:tr>
      <w:tr w:rsidR="00FE6F24" w:rsidRPr="00FE6F24" w:rsidTr="001C1E1C">
        <w:trPr>
          <w:trHeight w:val="288"/>
        </w:trPr>
        <w:tc>
          <w:tcPr>
            <w:tcW w:w="443"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3001" w:type="dxa"/>
            <w:gridSpan w:val="2"/>
            <w:tcBorders>
              <w:top w:val="nil"/>
              <w:left w:val="nil"/>
              <w:bottom w:val="nil"/>
              <w:right w:val="nil"/>
            </w:tcBorders>
            <w:shd w:val="clear" w:color="auto" w:fill="auto"/>
            <w:noWrap/>
            <w:vAlign w:val="bottom"/>
            <w:hideMark/>
          </w:tcPr>
          <w:p w:rsidR="00FE6F24" w:rsidRPr="00FE6F24" w:rsidRDefault="00FE6F24" w:rsidP="00FE6F24">
            <w:pPr>
              <w:spacing w:after="0" w:line="240" w:lineRule="auto"/>
              <w:jc w:val="center"/>
              <w:rPr>
                <w:rFonts w:eastAsia="Times New Roman" w:cs="Calibri"/>
                <w:color w:val="000000"/>
              </w:rPr>
            </w:pPr>
          </w:p>
        </w:tc>
        <w:tc>
          <w:tcPr>
            <w:tcW w:w="4419"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431"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c>
          <w:tcPr>
            <w:tcW w:w="1530" w:type="dxa"/>
            <w:tcBorders>
              <w:top w:val="nil"/>
              <w:left w:val="nil"/>
              <w:bottom w:val="nil"/>
              <w:right w:val="nil"/>
            </w:tcBorders>
            <w:shd w:val="clear" w:color="auto" w:fill="auto"/>
            <w:noWrap/>
            <w:vAlign w:val="bottom"/>
            <w:hideMark/>
          </w:tcPr>
          <w:p w:rsidR="00FE6F24" w:rsidRPr="00FE6F24" w:rsidRDefault="00FE6F24" w:rsidP="00FE6F24">
            <w:pPr>
              <w:spacing w:after="0" w:line="240" w:lineRule="auto"/>
              <w:rPr>
                <w:rFonts w:eastAsia="Times New Roman" w:cs="Calibri"/>
                <w:color w:val="000000"/>
              </w:rPr>
            </w:pPr>
          </w:p>
        </w:tc>
      </w:tr>
      <w:tr w:rsidR="00FE6F24" w:rsidRPr="00FE6F24" w:rsidTr="001C1E1C">
        <w:trPr>
          <w:trHeight w:val="624"/>
        </w:trPr>
        <w:tc>
          <w:tcPr>
            <w:tcW w:w="10824" w:type="dxa"/>
            <w:gridSpan w:val="6"/>
            <w:tcBorders>
              <w:top w:val="nil"/>
              <w:left w:val="nil"/>
              <w:bottom w:val="nil"/>
              <w:right w:val="nil"/>
            </w:tcBorders>
            <w:shd w:val="clear" w:color="auto" w:fill="auto"/>
            <w:hideMark/>
          </w:tcPr>
          <w:p w:rsidR="00FE6F24" w:rsidRPr="00FE6F24" w:rsidRDefault="00FE6F24" w:rsidP="00FE6F24">
            <w:pPr>
              <w:spacing w:after="0" w:line="240" w:lineRule="auto"/>
              <w:rPr>
                <w:rFonts w:eastAsia="Times New Roman" w:cs="Calibri"/>
                <w:color w:val="000000"/>
              </w:rPr>
            </w:pPr>
            <w:r w:rsidRPr="00FE6F24">
              <w:rPr>
                <w:rFonts w:eastAsia="Times New Roman" w:cs="Calibri"/>
                <w:color w:val="000000"/>
              </w:rPr>
              <w:lastRenderedPageBreak/>
              <w:t xml:space="preserve">Alternative support document formats (for example, </w:t>
            </w:r>
            <w:proofErr w:type="spellStart"/>
            <w:r w:rsidRPr="00FE6F24">
              <w:rPr>
                <w:rFonts w:eastAsia="Times New Roman" w:cs="Calibri"/>
                <w:color w:val="000000"/>
              </w:rPr>
              <w:t>braille</w:t>
            </w:r>
            <w:proofErr w:type="spellEnd"/>
            <w:r w:rsidRPr="00FE6F24">
              <w:rPr>
                <w:rFonts w:eastAsia="Times New Roman" w:cs="Calibri"/>
                <w:color w:val="000000"/>
              </w:rPr>
              <w:t xml:space="preserve">, deaf language </w:t>
            </w:r>
            <w:proofErr w:type="spellStart"/>
            <w:r w:rsidRPr="00FE6F24">
              <w:rPr>
                <w:rFonts w:eastAsia="Times New Roman" w:cs="Calibri"/>
                <w:color w:val="000000"/>
              </w:rPr>
              <w:t>interpratation</w:t>
            </w:r>
            <w:proofErr w:type="spellEnd"/>
            <w:r w:rsidRPr="00FE6F24">
              <w:rPr>
                <w:rFonts w:eastAsia="Times New Roman" w:cs="Calibri"/>
                <w:color w:val="000000"/>
              </w:rPr>
              <w:t xml:space="preserve">, large format/yellow computer keyboard) will </w:t>
            </w:r>
            <w:r w:rsidR="00127F41">
              <w:rPr>
                <w:rFonts w:eastAsia="Times New Roman" w:cs="Calibri"/>
                <w:color w:val="000000"/>
              </w:rPr>
              <w:t xml:space="preserve">be </w:t>
            </w:r>
            <w:r w:rsidRPr="00FE6F24">
              <w:rPr>
                <w:rFonts w:eastAsia="Times New Roman" w:cs="Calibri"/>
                <w:color w:val="000000"/>
              </w:rPr>
              <w:t>addressed via Government support.</w:t>
            </w:r>
          </w:p>
        </w:tc>
      </w:tr>
    </w:tbl>
    <w:p w:rsidR="00127F41" w:rsidRDefault="00127F41">
      <w:pPr>
        <w:spacing w:after="0" w:line="240" w:lineRule="auto"/>
        <w:rPr>
          <w:b/>
          <w:sz w:val="28"/>
          <w:u w:val="single"/>
        </w:rPr>
      </w:pPr>
    </w:p>
    <w:p w:rsidR="005034FA" w:rsidRPr="00127F41" w:rsidRDefault="005034FA" w:rsidP="001702B2">
      <w:pPr>
        <w:spacing w:before="120"/>
        <w:rPr>
          <w:b/>
          <w:sz w:val="28"/>
          <w:u w:val="single"/>
        </w:rPr>
      </w:pPr>
      <w:r w:rsidRPr="00127F41">
        <w:rPr>
          <w:b/>
          <w:sz w:val="28"/>
          <w:u w:val="single"/>
        </w:rPr>
        <w:t>SIGNOFF DOCUMENT</w:t>
      </w:r>
    </w:p>
    <w:p w:rsidR="005034FA" w:rsidRPr="00735EEE" w:rsidRDefault="005034FA" w:rsidP="001702B2">
      <w:pPr>
        <w:spacing w:before="120"/>
        <w:rPr>
          <w:b/>
        </w:rPr>
      </w:pPr>
      <w:r w:rsidRPr="00735EEE">
        <w:rPr>
          <w:b/>
        </w:rPr>
        <w:t>508 compliance USDA sign off procedure:</w:t>
      </w:r>
    </w:p>
    <w:p w:rsidR="005034FA" w:rsidRDefault="005034FA" w:rsidP="005034FA">
      <w:pPr>
        <w:pStyle w:val="ListParagraph"/>
        <w:widowControl w:val="0"/>
        <w:numPr>
          <w:ilvl w:val="0"/>
          <w:numId w:val="37"/>
        </w:numPr>
        <w:tabs>
          <w:tab w:val="left" w:pos="252"/>
        </w:tabs>
        <w:spacing w:before="60" w:after="60" w:line="240" w:lineRule="auto"/>
        <w:outlineLvl w:val="3"/>
        <w:rPr>
          <w:bCs/>
        </w:rPr>
      </w:pPr>
      <w:r>
        <w:t>Fill out USDA Tester Information.</w:t>
      </w:r>
    </w:p>
    <w:p w:rsidR="005034FA" w:rsidRPr="00735EEE" w:rsidRDefault="005034FA" w:rsidP="005034FA">
      <w:pPr>
        <w:pStyle w:val="ListParagraph"/>
        <w:widowControl w:val="0"/>
        <w:numPr>
          <w:ilvl w:val="0"/>
          <w:numId w:val="37"/>
        </w:numPr>
        <w:tabs>
          <w:tab w:val="left" w:pos="252"/>
        </w:tabs>
        <w:spacing w:before="60" w:after="60" w:line="240" w:lineRule="auto"/>
        <w:outlineLvl w:val="3"/>
        <w:rPr>
          <w:bCs/>
        </w:rPr>
      </w:pPr>
      <w:r w:rsidRPr="00735EEE">
        <w:t>Run through checklist and check pass or fail for each item.</w:t>
      </w:r>
    </w:p>
    <w:p w:rsidR="005034FA" w:rsidRPr="00735EEE" w:rsidRDefault="005034FA" w:rsidP="005034FA">
      <w:pPr>
        <w:pStyle w:val="ListParagraph"/>
        <w:widowControl w:val="0"/>
        <w:numPr>
          <w:ilvl w:val="0"/>
          <w:numId w:val="37"/>
        </w:numPr>
        <w:tabs>
          <w:tab w:val="left" w:pos="252"/>
        </w:tabs>
        <w:spacing w:before="60" w:after="60" w:line="240" w:lineRule="auto"/>
        <w:outlineLvl w:val="3"/>
        <w:rPr>
          <w:bCs/>
        </w:rPr>
      </w:pPr>
      <w:r w:rsidRPr="00735EEE">
        <w:t>Include notes on any item that fails</w:t>
      </w:r>
      <w:r>
        <w:t>,</w:t>
      </w:r>
      <w:r w:rsidRPr="00735EEE">
        <w:t xml:space="preserve"> including slide number.</w:t>
      </w:r>
    </w:p>
    <w:p w:rsidR="005034FA" w:rsidRDefault="005034FA" w:rsidP="005034FA">
      <w:pPr>
        <w:pStyle w:val="ListParagraph"/>
        <w:widowControl w:val="0"/>
        <w:numPr>
          <w:ilvl w:val="0"/>
          <w:numId w:val="37"/>
        </w:numPr>
        <w:tabs>
          <w:tab w:val="left" w:pos="252"/>
        </w:tabs>
        <w:spacing w:before="60" w:after="60" w:line="240" w:lineRule="auto"/>
        <w:outlineLvl w:val="3"/>
        <w:rPr>
          <w:bCs/>
        </w:rPr>
      </w:pPr>
      <w:r w:rsidRPr="00735EEE">
        <w:t xml:space="preserve">Provide checklist to SRA 508 point of contact </w:t>
      </w:r>
      <w:proofErr w:type="gramStart"/>
      <w:r w:rsidRPr="00735EEE">
        <w:t>who</w:t>
      </w:r>
      <w:proofErr w:type="gramEnd"/>
      <w:r w:rsidRPr="00735EEE">
        <w:t xml:space="preserve"> will provide instructions to developer to address any failed items and document remedy.  </w:t>
      </w:r>
    </w:p>
    <w:p w:rsidR="005034FA" w:rsidRPr="00735EEE" w:rsidRDefault="005034FA" w:rsidP="001702B2">
      <w:pPr>
        <w:pStyle w:val="ListParagraph"/>
        <w:rPr>
          <w:bCs/>
        </w:rPr>
      </w:pPr>
    </w:p>
    <w:tbl>
      <w:tblPr>
        <w:tblW w:w="8391" w:type="dxa"/>
        <w:jc w:val="center"/>
        <w:tblCellSpacing w:w="15" w:type="dxa"/>
        <w:tblInd w:w="-318"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470"/>
        <w:gridCol w:w="3573"/>
        <w:gridCol w:w="720"/>
        <w:gridCol w:w="2628"/>
      </w:tblGrid>
      <w:tr w:rsidR="005034FA" w:rsidRPr="004071B3" w:rsidTr="001702B2">
        <w:trPr>
          <w:tblCellSpacing w:w="15" w:type="dxa"/>
          <w:jc w:val="center"/>
        </w:trPr>
        <w:tc>
          <w:tcPr>
            <w:tcW w:w="8331" w:type="dxa"/>
            <w:gridSpan w:val="4"/>
            <w:tcBorders>
              <w:top w:val="outset" w:sz="6" w:space="0" w:color="auto"/>
              <w:left w:val="outset" w:sz="6" w:space="0" w:color="auto"/>
              <w:bottom w:val="outset" w:sz="6" w:space="0" w:color="auto"/>
              <w:right w:val="outset" w:sz="6" w:space="0" w:color="auto"/>
            </w:tcBorders>
            <w:shd w:val="clear" w:color="auto" w:fill="FFFFFF"/>
            <w:hideMark/>
          </w:tcPr>
          <w:p w:rsidR="005034FA" w:rsidRPr="005868CF" w:rsidRDefault="005034FA" w:rsidP="001702B2">
            <w:pPr>
              <w:spacing w:before="120"/>
              <w:jc w:val="center"/>
              <w:rPr>
                <w:rFonts w:ascii="Verdana" w:hAnsi="Verdana"/>
                <w:b/>
                <w:sz w:val="18"/>
                <w:szCs w:val="18"/>
              </w:rPr>
            </w:pPr>
            <w:r w:rsidRPr="005868CF">
              <w:rPr>
                <w:rFonts w:ascii="Verdana" w:hAnsi="Verdana"/>
                <w:b/>
                <w:sz w:val="18"/>
                <w:szCs w:val="18"/>
              </w:rPr>
              <w:t>USDA Tester Information</w:t>
            </w:r>
          </w:p>
        </w:tc>
      </w:tr>
      <w:tr w:rsidR="005034FA" w:rsidRPr="004071B3" w:rsidTr="001702B2">
        <w:trPr>
          <w:tblCellSpacing w:w="15" w:type="dxa"/>
          <w:jc w:val="center"/>
        </w:trPr>
        <w:tc>
          <w:tcPr>
            <w:tcW w:w="1425"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jc w:val="center"/>
              <w:rPr>
                <w:rFonts w:ascii="Verdana" w:hAnsi="Verdana"/>
                <w:sz w:val="18"/>
                <w:szCs w:val="18"/>
              </w:rPr>
            </w:pPr>
            <w:r>
              <w:rPr>
                <w:rFonts w:ascii="Verdana" w:hAnsi="Verdana"/>
                <w:sz w:val="18"/>
                <w:szCs w:val="18"/>
              </w:rPr>
              <w:t>Name</w:t>
            </w:r>
          </w:p>
        </w:tc>
        <w:tc>
          <w:tcPr>
            <w:tcW w:w="6876" w:type="dxa"/>
            <w:gridSpan w:val="3"/>
            <w:tcBorders>
              <w:top w:val="outset" w:sz="6" w:space="0" w:color="auto"/>
              <w:left w:val="outset" w:sz="6" w:space="0" w:color="auto"/>
              <w:bottom w:val="outset" w:sz="6" w:space="0" w:color="auto"/>
              <w:right w:val="outset" w:sz="6" w:space="0" w:color="auto"/>
            </w:tcBorders>
            <w:shd w:val="clear" w:color="auto" w:fill="FFFFFF"/>
            <w:hideMark/>
          </w:tcPr>
          <w:p w:rsidR="005034FA" w:rsidRDefault="005034FA" w:rsidP="001702B2">
            <w:pPr>
              <w:spacing w:before="120"/>
              <w:rPr>
                <w:rFonts w:ascii="Verdana" w:hAnsi="Verdana"/>
                <w:sz w:val="18"/>
                <w:szCs w:val="18"/>
              </w:rPr>
            </w:pPr>
          </w:p>
          <w:p w:rsidR="005034FA" w:rsidRPr="00BC3305" w:rsidRDefault="005034FA" w:rsidP="001702B2">
            <w:pPr>
              <w:spacing w:before="120"/>
              <w:rPr>
                <w:rFonts w:ascii="Verdana" w:hAnsi="Verdana"/>
                <w:sz w:val="18"/>
                <w:szCs w:val="18"/>
              </w:rPr>
            </w:pPr>
          </w:p>
        </w:tc>
      </w:tr>
      <w:tr w:rsidR="005034FA" w:rsidRPr="004071B3" w:rsidTr="001702B2">
        <w:trPr>
          <w:tblCellSpacing w:w="15" w:type="dxa"/>
          <w:jc w:val="center"/>
        </w:trPr>
        <w:tc>
          <w:tcPr>
            <w:tcW w:w="1425"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jc w:val="center"/>
              <w:rPr>
                <w:rFonts w:ascii="Verdana" w:hAnsi="Verdana"/>
                <w:sz w:val="18"/>
                <w:szCs w:val="18"/>
              </w:rPr>
            </w:pPr>
            <w:r>
              <w:rPr>
                <w:rFonts w:ascii="Verdana" w:hAnsi="Verdana"/>
                <w:sz w:val="18"/>
                <w:szCs w:val="18"/>
              </w:rPr>
              <w:t>Position</w:t>
            </w:r>
          </w:p>
        </w:tc>
        <w:tc>
          <w:tcPr>
            <w:tcW w:w="6876" w:type="dxa"/>
            <w:gridSpan w:val="3"/>
            <w:tcBorders>
              <w:top w:val="outset" w:sz="6" w:space="0" w:color="auto"/>
              <w:left w:val="outset" w:sz="6" w:space="0" w:color="auto"/>
              <w:bottom w:val="outset" w:sz="6" w:space="0" w:color="auto"/>
              <w:right w:val="outset" w:sz="6" w:space="0" w:color="auto"/>
            </w:tcBorders>
            <w:shd w:val="clear" w:color="auto" w:fill="FFFFFF"/>
            <w:hideMark/>
          </w:tcPr>
          <w:p w:rsidR="005034FA" w:rsidRDefault="005034FA" w:rsidP="001702B2">
            <w:pPr>
              <w:spacing w:before="120"/>
              <w:rPr>
                <w:rFonts w:ascii="Verdana" w:hAnsi="Verdana"/>
                <w:sz w:val="18"/>
                <w:szCs w:val="18"/>
              </w:rPr>
            </w:pPr>
          </w:p>
          <w:p w:rsidR="005034FA" w:rsidRPr="00BC3305" w:rsidRDefault="005034FA" w:rsidP="001702B2">
            <w:pPr>
              <w:spacing w:before="120"/>
              <w:rPr>
                <w:rFonts w:ascii="Verdana" w:hAnsi="Verdana"/>
                <w:sz w:val="18"/>
                <w:szCs w:val="18"/>
              </w:rPr>
            </w:pPr>
          </w:p>
        </w:tc>
      </w:tr>
      <w:tr w:rsidR="005034FA" w:rsidRPr="004071B3" w:rsidTr="001702B2">
        <w:trPr>
          <w:tblCellSpacing w:w="15" w:type="dxa"/>
          <w:jc w:val="center"/>
        </w:trPr>
        <w:tc>
          <w:tcPr>
            <w:tcW w:w="1425"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jc w:val="center"/>
              <w:rPr>
                <w:rFonts w:ascii="Verdana" w:hAnsi="Verdana"/>
                <w:sz w:val="18"/>
                <w:szCs w:val="18"/>
              </w:rPr>
            </w:pPr>
            <w:r>
              <w:rPr>
                <w:rFonts w:ascii="Verdana" w:hAnsi="Verdana"/>
                <w:sz w:val="18"/>
                <w:szCs w:val="18"/>
              </w:rPr>
              <w:t>Agency</w:t>
            </w:r>
          </w:p>
        </w:tc>
        <w:tc>
          <w:tcPr>
            <w:tcW w:w="6876" w:type="dxa"/>
            <w:gridSpan w:val="3"/>
            <w:tcBorders>
              <w:top w:val="outset" w:sz="6" w:space="0" w:color="auto"/>
              <w:left w:val="outset" w:sz="6" w:space="0" w:color="auto"/>
              <w:bottom w:val="outset" w:sz="6" w:space="0" w:color="auto"/>
              <w:right w:val="outset" w:sz="6" w:space="0" w:color="auto"/>
            </w:tcBorders>
            <w:shd w:val="clear" w:color="auto" w:fill="FFFFFF"/>
            <w:hideMark/>
          </w:tcPr>
          <w:p w:rsidR="005034FA" w:rsidRDefault="005034FA" w:rsidP="001702B2">
            <w:pPr>
              <w:spacing w:before="120"/>
              <w:rPr>
                <w:rFonts w:ascii="Verdana" w:hAnsi="Verdana"/>
                <w:sz w:val="18"/>
                <w:szCs w:val="18"/>
              </w:rPr>
            </w:pPr>
          </w:p>
          <w:p w:rsidR="005034FA" w:rsidRPr="00BC3305" w:rsidRDefault="005034FA" w:rsidP="001702B2">
            <w:pPr>
              <w:spacing w:before="120"/>
              <w:rPr>
                <w:rFonts w:ascii="Verdana" w:hAnsi="Verdana"/>
                <w:sz w:val="18"/>
                <w:szCs w:val="18"/>
              </w:rPr>
            </w:pPr>
          </w:p>
        </w:tc>
      </w:tr>
      <w:tr w:rsidR="005034FA" w:rsidRPr="004071B3" w:rsidTr="001702B2">
        <w:trPr>
          <w:tblCellSpacing w:w="15" w:type="dxa"/>
          <w:jc w:val="center"/>
        </w:trPr>
        <w:tc>
          <w:tcPr>
            <w:tcW w:w="1425" w:type="dxa"/>
            <w:tcBorders>
              <w:top w:val="outset" w:sz="6" w:space="0" w:color="auto"/>
              <w:left w:val="outset" w:sz="6" w:space="0" w:color="auto"/>
              <w:bottom w:val="outset" w:sz="6" w:space="0" w:color="auto"/>
              <w:right w:val="outset" w:sz="6" w:space="0" w:color="auto"/>
            </w:tcBorders>
            <w:shd w:val="clear" w:color="auto" w:fill="FFFFFF"/>
          </w:tcPr>
          <w:p w:rsidR="005034FA" w:rsidRDefault="005034FA" w:rsidP="001702B2">
            <w:pPr>
              <w:spacing w:before="120"/>
              <w:jc w:val="center"/>
              <w:rPr>
                <w:rFonts w:ascii="Verdana" w:hAnsi="Verdana"/>
                <w:sz w:val="18"/>
                <w:szCs w:val="18"/>
              </w:rPr>
            </w:pPr>
            <w:r>
              <w:rPr>
                <w:rFonts w:ascii="Verdana" w:hAnsi="Verdana"/>
                <w:sz w:val="18"/>
                <w:szCs w:val="18"/>
              </w:rPr>
              <w:t>Signature</w:t>
            </w:r>
          </w:p>
        </w:tc>
        <w:tc>
          <w:tcPr>
            <w:tcW w:w="3543" w:type="dxa"/>
            <w:tcBorders>
              <w:top w:val="outset" w:sz="6" w:space="0" w:color="auto"/>
              <w:left w:val="outset" w:sz="6" w:space="0" w:color="auto"/>
              <w:bottom w:val="outset" w:sz="6" w:space="0" w:color="auto"/>
              <w:right w:val="outset" w:sz="6" w:space="0" w:color="auto"/>
            </w:tcBorders>
            <w:shd w:val="clear" w:color="auto" w:fill="FFFFFF"/>
          </w:tcPr>
          <w:p w:rsidR="005034FA" w:rsidRDefault="005034FA" w:rsidP="001702B2">
            <w:pPr>
              <w:spacing w:before="120"/>
              <w:rPr>
                <w:rFonts w:ascii="Verdana" w:hAnsi="Verdana"/>
                <w:sz w:val="18"/>
                <w:szCs w:val="18"/>
              </w:rPr>
            </w:pPr>
          </w:p>
          <w:p w:rsidR="005034FA" w:rsidRDefault="005034FA" w:rsidP="001702B2">
            <w:pPr>
              <w:spacing w:before="120"/>
              <w:rPr>
                <w:rFonts w:ascii="Verdana" w:hAnsi="Verdana"/>
                <w:sz w:val="18"/>
                <w:szCs w:val="18"/>
              </w:rPr>
            </w:pPr>
          </w:p>
        </w:tc>
        <w:tc>
          <w:tcPr>
            <w:tcW w:w="690" w:type="dxa"/>
            <w:tcBorders>
              <w:top w:val="outset" w:sz="6" w:space="0" w:color="auto"/>
              <w:left w:val="outset" w:sz="6" w:space="0" w:color="auto"/>
              <w:bottom w:val="outset" w:sz="6" w:space="0" w:color="auto"/>
              <w:right w:val="outset" w:sz="6" w:space="0" w:color="auto"/>
            </w:tcBorders>
            <w:shd w:val="clear" w:color="auto" w:fill="FFFFFF"/>
          </w:tcPr>
          <w:p w:rsidR="005034FA" w:rsidRDefault="005034FA" w:rsidP="001702B2">
            <w:pPr>
              <w:spacing w:before="120"/>
              <w:jc w:val="center"/>
              <w:rPr>
                <w:rFonts w:ascii="Verdana" w:hAnsi="Verdana"/>
                <w:sz w:val="18"/>
                <w:szCs w:val="18"/>
              </w:rPr>
            </w:pPr>
            <w:r>
              <w:rPr>
                <w:rFonts w:ascii="Verdana" w:hAnsi="Verdana"/>
                <w:sz w:val="18"/>
                <w:szCs w:val="18"/>
              </w:rPr>
              <w:t>Date</w:t>
            </w:r>
          </w:p>
        </w:tc>
        <w:tc>
          <w:tcPr>
            <w:tcW w:w="2583" w:type="dxa"/>
            <w:tcBorders>
              <w:top w:val="outset" w:sz="6" w:space="0" w:color="auto"/>
              <w:left w:val="outset" w:sz="6" w:space="0" w:color="auto"/>
              <w:bottom w:val="outset" w:sz="6" w:space="0" w:color="auto"/>
              <w:right w:val="outset" w:sz="6" w:space="0" w:color="auto"/>
            </w:tcBorders>
            <w:shd w:val="clear" w:color="auto" w:fill="FFFFFF"/>
          </w:tcPr>
          <w:p w:rsidR="005034FA" w:rsidRDefault="005034FA" w:rsidP="001702B2">
            <w:pPr>
              <w:spacing w:before="120"/>
              <w:rPr>
                <w:rFonts w:ascii="Verdana" w:hAnsi="Verdana"/>
                <w:sz w:val="18"/>
                <w:szCs w:val="18"/>
              </w:rPr>
            </w:pPr>
          </w:p>
        </w:tc>
      </w:tr>
    </w:tbl>
    <w:p w:rsidR="005034FA" w:rsidRDefault="005034FA"/>
    <w:tbl>
      <w:tblPr>
        <w:tblW w:w="10485" w:type="dxa"/>
        <w:tblCellSpacing w:w="1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152"/>
        <w:gridCol w:w="6672"/>
        <w:gridCol w:w="771"/>
        <w:gridCol w:w="810"/>
        <w:gridCol w:w="1080"/>
      </w:tblGrid>
      <w:tr w:rsidR="005034FA" w:rsidRPr="004071B3" w:rsidTr="005034FA">
        <w:trPr>
          <w:tblCellSpacing w:w="15" w:type="dxa"/>
        </w:trPr>
        <w:tc>
          <w:tcPr>
            <w:tcW w:w="110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BC3305" w:rsidRDefault="005034FA" w:rsidP="001702B2">
            <w:pPr>
              <w:spacing w:after="0"/>
              <w:rPr>
                <w:rFonts w:ascii="Verdana" w:hAnsi="Verdana"/>
                <w:b/>
                <w:sz w:val="18"/>
                <w:szCs w:val="18"/>
              </w:rPr>
            </w:pPr>
            <w:r w:rsidRPr="00BC3305">
              <w:rPr>
                <w:rFonts w:ascii="Verdana" w:hAnsi="Verdana"/>
                <w:b/>
                <w:sz w:val="18"/>
                <w:szCs w:val="18"/>
              </w:rPr>
              <w:t>ID</w:t>
            </w:r>
          </w:p>
        </w:tc>
        <w:tc>
          <w:tcPr>
            <w:tcW w:w="664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BC3305" w:rsidRDefault="005034FA" w:rsidP="001702B2">
            <w:pPr>
              <w:spacing w:after="0"/>
              <w:rPr>
                <w:rFonts w:ascii="Verdana" w:hAnsi="Verdana"/>
                <w:b/>
                <w:sz w:val="18"/>
                <w:szCs w:val="18"/>
              </w:rPr>
            </w:pPr>
            <w:bookmarkStart w:id="271" w:name="checklist1"/>
            <w:r w:rsidRPr="00BC3305">
              <w:rPr>
                <w:rFonts w:ascii="Verdana" w:hAnsi="Verdana"/>
                <w:b/>
                <w:sz w:val="18"/>
                <w:szCs w:val="18"/>
              </w:rPr>
              <w:t>1.0 Document Layout and Formatting Requirement</w:t>
            </w:r>
            <w:bookmarkEnd w:id="271"/>
          </w:p>
        </w:tc>
        <w:tc>
          <w:tcPr>
            <w:tcW w:w="74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BC3305" w:rsidRDefault="005034FA" w:rsidP="001702B2">
            <w:pPr>
              <w:spacing w:before="120"/>
              <w:jc w:val="center"/>
              <w:rPr>
                <w:rFonts w:ascii="Verdana" w:hAnsi="Verdana"/>
                <w:b/>
                <w:sz w:val="18"/>
                <w:szCs w:val="18"/>
              </w:rPr>
            </w:pPr>
            <w:r w:rsidRPr="00BC3305">
              <w:rPr>
                <w:rFonts w:ascii="Verdana" w:hAnsi="Verdana"/>
                <w:b/>
                <w:sz w:val="18"/>
                <w:szCs w:val="18"/>
              </w:rPr>
              <w:t>Pass</w:t>
            </w:r>
          </w:p>
        </w:tc>
        <w:tc>
          <w:tcPr>
            <w:tcW w:w="7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BC3305" w:rsidRDefault="005034FA" w:rsidP="001702B2">
            <w:pPr>
              <w:spacing w:before="120"/>
              <w:jc w:val="center"/>
              <w:rPr>
                <w:rFonts w:ascii="Verdana" w:hAnsi="Verdana"/>
                <w:b/>
                <w:sz w:val="18"/>
                <w:szCs w:val="18"/>
              </w:rPr>
            </w:pPr>
            <w:r w:rsidRPr="00BC3305">
              <w:rPr>
                <w:rFonts w:ascii="Verdana" w:hAnsi="Verdana"/>
                <w:b/>
                <w:sz w:val="18"/>
                <w:szCs w:val="18"/>
              </w:rPr>
              <w:t>Fail</w:t>
            </w:r>
          </w:p>
        </w:tc>
        <w:tc>
          <w:tcPr>
            <w:tcW w:w="103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BC3305" w:rsidRDefault="005034FA" w:rsidP="001702B2">
            <w:pPr>
              <w:spacing w:before="120"/>
              <w:jc w:val="center"/>
              <w:rPr>
                <w:rFonts w:ascii="Verdana" w:hAnsi="Verdana"/>
                <w:b/>
                <w:sz w:val="18"/>
                <w:szCs w:val="18"/>
              </w:rPr>
            </w:pPr>
            <w:r w:rsidRPr="00BC3305">
              <w:rPr>
                <w:rFonts w:ascii="Verdana" w:hAnsi="Verdana"/>
                <w:b/>
                <w:sz w:val="18"/>
                <w:szCs w:val="18"/>
              </w:rPr>
              <w:t>Notes</w:t>
            </w:r>
          </w:p>
        </w:tc>
      </w:tr>
      <w:tr w:rsidR="005034FA" w:rsidRPr="004071B3" w:rsidTr="005034FA">
        <w:trPr>
          <w:tblCellSpacing w:w="15" w:type="dxa"/>
        </w:trPr>
        <w:tc>
          <w:tcPr>
            <w:tcW w:w="1107"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jc w:val="center"/>
              <w:rPr>
                <w:rFonts w:ascii="Verdana" w:hAnsi="Verdana"/>
                <w:sz w:val="18"/>
                <w:szCs w:val="18"/>
              </w:rPr>
            </w:pPr>
            <w:r w:rsidRPr="00BC3305">
              <w:rPr>
                <w:rFonts w:ascii="Verdana" w:hAnsi="Verdana"/>
                <w:sz w:val="18"/>
                <w:szCs w:val="18"/>
              </w:rPr>
              <w:t>1.1</w:t>
            </w:r>
          </w:p>
        </w:tc>
        <w:tc>
          <w:tcPr>
            <w:tcW w:w="6642"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rPr>
                <w:rFonts w:ascii="Verdana" w:hAnsi="Verdana"/>
                <w:sz w:val="18"/>
                <w:szCs w:val="18"/>
              </w:rPr>
            </w:pPr>
            <w:r w:rsidRPr="00BC3305">
              <w:rPr>
                <w:rFonts w:ascii="Verdana" w:hAnsi="Verdana"/>
                <w:sz w:val="18"/>
                <w:szCs w:val="18"/>
              </w:rPr>
              <w:t>Do all of the slides avoid using flickering/flashing text and/or animated text?</w:t>
            </w:r>
          </w:p>
        </w:tc>
        <w:tc>
          <w:tcPr>
            <w:tcW w:w="741"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780"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r>
      <w:tr w:rsidR="005034FA" w:rsidRPr="004071B3" w:rsidTr="005034FA">
        <w:trPr>
          <w:tblCellSpacing w:w="15" w:type="dxa"/>
        </w:trPr>
        <w:tc>
          <w:tcPr>
            <w:tcW w:w="1107"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jc w:val="center"/>
              <w:rPr>
                <w:rFonts w:ascii="Verdana" w:hAnsi="Verdana"/>
                <w:sz w:val="18"/>
                <w:szCs w:val="18"/>
              </w:rPr>
            </w:pPr>
            <w:r w:rsidRPr="00BC3305">
              <w:rPr>
                <w:rFonts w:ascii="Verdana" w:hAnsi="Verdana"/>
                <w:sz w:val="18"/>
                <w:szCs w:val="18"/>
              </w:rPr>
              <w:t>1.2</w:t>
            </w:r>
          </w:p>
        </w:tc>
        <w:tc>
          <w:tcPr>
            <w:tcW w:w="6642"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rPr>
                <w:rFonts w:ascii="Verdana" w:hAnsi="Verdana"/>
                <w:sz w:val="18"/>
                <w:szCs w:val="18"/>
              </w:rPr>
            </w:pPr>
            <w:r w:rsidRPr="00BC3305">
              <w:rPr>
                <w:rFonts w:ascii="Verdana" w:hAnsi="Verdana"/>
                <w:sz w:val="18"/>
                <w:szCs w:val="18"/>
              </w:rPr>
              <w:t>Do all slides contain the correct hyperlinks (URL’s) and display the fully qualified URL i.e. </w:t>
            </w:r>
            <w:hyperlink r:id="rId22" w:history="1">
              <w:r w:rsidRPr="00BC3305">
                <w:rPr>
                  <w:rFonts w:ascii="Verdana" w:hAnsi="Verdana"/>
                  <w:sz w:val="18"/>
                  <w:szCs w:val="18"/>
                </w:rPr>
                <w:t>http://www.samhsa.gov</w:t>
              </w:r>
            </w:hyperlink>
            <w:r w:rsidRPr="00BC3305">
              <w:rPr>
                <w:rFonts w:ascii="Verdana" w:hAnsi="Verdana"/>
                <w:sz w:val="18"/>
                <w:szCs w:val="18"/>
              </w:rPr>
              <w:t> and not</w:t>
            </w:r>
            <w:hyperlink r:id="rId23" w:history="1">
              <w:r w:rsidRPr="00BC3305">
                <w:rPr>
                  <w:rFonts w:ascii="Verdana" w:hAnsi="Verdana"/>
                  <w:sz w:val="18"/>
                  <w:szCs w:val="18"/>
                </w:rPr>
                <w:t>www.samhsa.gov</w:t>
              </w:r>
            </w:hyperlink>
            <w:r w:rsidRPr="00BC3305">
              <w:rPr>
                <w:rFonts w:ascii="Verdana" w:hAnsi="Verdana"/>
                <w:sz w:val="18"/>
                <w:szCs w:val="18"/>
              </w:rPr>
              <w:t>?</w:t>
            </w:r>
          </w:p>
        </w:tc>
        <w:tc>
          <w:tcPr>
            <w:tcW w:w="741"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780"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r>
      <w:tr w:rsidR="005034FA" w:rsidRPr="004071B3" w:rsidTr="005034FA">
        <w:trPr>
          <w:tblCellSpacing w:w="15" w:type="dxa"/>
        </w:trPr>
        <w:tc>
          <w:tcPr>
            <w:tcW w:w="1107"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jc w:val="center"/>
              <w:rPr>
                <w:rFonts w:ascii="Verdana" w:hAnsi="Verdana"/>
                <w:sz w:val="18"/>
                <w:szCs w:val="18"/>
              </w:rPr>
            </w:pPr>
            <w:r w:rsidRPr="00BC3305">
              <w:rPr>
                <w:rFonts w:ascii="Verdana" w:hAnsi="Verdana"/>
                <w:sz w:val="18"/>
                <w:szCs w:val="18"/>
              </w:rPr>
              <w:t>1.3</w:t>
            </w:r>
          </w:p>
        </w:tc>
        <w:tc>
          <w:tcPr>
            <w:tcW w:w="6642"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rPr>
                <w:rFonts w:ascii="Verdana" w:hAnsi="Verdana"/>
                <w:sz w:val="18"/>
                <w:szCs w:val="18"/>
              </w:rPr>
            </w:pPr>
            <w:r w:rsidRPr="00BC3305">
              <w:rPr>
                <w:rFonts w:ascii="Verdana" w:hAnsi="Verdana"/>
                <w:sz w:val="18"/>
                <w:szCs w:val="18"/>
              </w:rPr>
              <w:t>Do all slides that contain hyperlinks have active links?</w:t>
            </w:r>
          </w:p>
        </w:tc>
        <w:tc>
          <w:tcPr>
            <w:tcW w:w="741"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780"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r>
      <w:tr w:rsidR="005034FA" w:rsidRPr="004071B3" w:rsidTr="005034FA">
        <w:trPr>
          <w:tblCellSpacing w:w="15" w:type="dxa"/>
        </w:trPr>
        <w:tc>
          <w:tcPr>
            <w:tcW w:w="1107"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jc w:val="center"/>
              <w:rPr>
                <w:rFonts w:ascii="Verdana" w:hAnsi="Verdana"/>
                <w:sz w:val="18"/>
                <w:szCs w:val="18"/>
              </w:rPr>
            </w:pPr>
            <w:r>
              <w:rPr>
                <w:rFonts w:ascii="Verdana" w:hAnsi="Verdana"/>
                <w:sz w:val="18"/>
                <w:szCs w:val="18"/>
              </w:rPr>
              <w:lastRenderedPageBreak/>
              <w:t>1.4</w:t>
            </w:r>
          </w:p>
        </w:tc>
        <w:tc>
          <w:tcPr>
            <w:tcW w:w="6642"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rPr>
                <w:rFonts w:ascii="Verdana" w:hAnsi="Verdana"/>
                <w:sz w:val="18"/>
                <w:szCs w:val="18"/>
              </w:rPr>
            </w:pPr>
            <w:r w:rsidRPr="00BC3305">
              <w:rPr>
                <w:rFonts w:ascii="Verdana" w:hAnsi="Verdana"/>
                <w:sz w:val="18"/>
                <w:szCs w:val="18"/>
              </w:rPr>
              <w:t>Have track changes been accepted or rejected and turned off?</w:t>
            </w:r>
          </w:p>
        </w:tc>
        <w:tc>
          <w:tcPr>
            <w:tcW w:w="741"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780"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r>
      <w:tr w:rsidR="005034FA" w:rsidRPr="004071B3" w:rsidTr="005034FA">
        <w:trPr>
          <w:tblCellSpacing w:w="15" w:type="dxa"/>
        </w:trPr>
        <w:tc>
          <w:tcPr>
            <w:tcW w:w="1107"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jc w:val="center"/>
              <w:rPr>
                <w:rFonts w:ascii="Verdana" w:hAnsi="Verdana"/>
                <w:sz w:val="18"/>
                <w:szCs w:val="18"/>
              </w:rPr>
            </w:pPr>
            <w:r>
              <w:rPr>
                <w:rFonts w:ascii="Verdana" w:hAnsi="Verdana"/>
                <w:sz w:val="18"/>
                <w:szCs w:val="18"/>
              </w:rPr>
              <w:t>1.5</w:t>
            </w:r>
          </w:p>
        </w:tc>
        <w:tc>
          <w:tcPr>
            <w:tcW w:w="6642"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BC3305" w:rsidRDefault="005034FA" w:rsidP="001702B2">
            <w:pPr>
              <w:spacing w:before="120"/>
              <w:rPr>
                <w:rFonts w:ascii="Verdana" w:hAnsi="Verdana"/>
                <w:sz w:val="18"/>
                <w:szCs w:val="18"/>
              </w:rPr>
            </w:pPr>
            <w:r w:rsidRPr="00BC3305">
              <w:rPr>
                <w:rFonts w:ascii="Verdana" w:hAnsi="Verdana"/>
                <w:sz w:val="18"/>
                <w:szCs w:val="18"/>
              </w:rPr>
              <w:t>Have comments been removed and formatting marks been turned off?</w:t>
            </w:r>
          </w:p>
        </w:tc>
        <w:tc>
          <w:tcPr>
            <w:tcW w:w="741"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780"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5034FA" w:rsidRPr="004071B3" w:rsidRDefault="005034FA" w:rsidP="001702B2">
            <w:pPr>
              <w:spacing w:before="120"/>
            </w:pPr>
            <w:r w:rsidRPr="004071B3">
              <w:t> </w:t>
            </w:r>
          </w:p>
        </w:tc>
      </w:tr>
      <w:tr w:rsidR="005034FA" w:rsidRPr="004071B3" w:rsidTr="005034FA">
        <w:trPr>
          <w:tblCellSpacing w:w="15" w:type="dxa"/>
        </w:trPr>
        <w:tc>
          <w:tcPr>
            <w:tcW w:w="1107" w:type="dxa"/>
            <w:tcBorders>
              <w:top w:val="outset" w:sz="6" w:space="0" w:color="auto"/>
              <w:left w:val="outset" w:sz="6" w:space="0" w:color="auto"/>
              <w:bottom w:val="outset" w:sz="6" w:space="0" w:color="auto"/>
              <w:right w:val="outset" w:sz="6" w:space="0" w:color="auto"/>
            </w:tcBorders>
            <w:shd w:val="clear" w:color="auto" w:fill="FFFFFF"/>
          </w:tcPr>
          <w:p w:rsidR="005034FA" w:rsidRPr="00BC3305" w:rsidRDefault="005034FA" w:rsidP="001702B2">
            <w:pPr>
              <w:spacing w:before="120"/>
              <w:jc w:val="center"/>
              <w:rPr>
                <w:rFonts w:ascii="Verdana" w:hAnsi="Verdana"/>
                <w:sz w:val="18"/>
                <w:szCs w:val="18"/>
              </w:rPr>
            </w:pPr>
            <w:r>
              <w:rPr>
                <w:rFonts w:ascii="Verdana" w:hAnsi="Verdana"/>
                <w:sz w:val="18"/>
                <w:szCs w:val="18"/>
              </w:rPr>
              <w:t>1.6</w:t>
            </w:r>
          </w:p>
        </w:tc>
        <w:tc>
          <w:tcPr>
            <w:tcW w:w="6642" w:type="dxa"/>
            <w:tcBorders>
              <w:top w:val="outset" w:sz="6" w:space="0" w:color="auto"/>
              <w:left w:val="outset" w:sz="6" w:space="0" w:color="auto"/>
              <w:bottom w:val="outset" w:sz="6" w:space="0" w:color="auto"/>
              <w:right w:val="outset" w:sz="6" w:space="0" w:color="auto"/>
            </w:tcBorders>
            <w:shd w:val="clear" w:color="auto" w:fill="FFFFFF"/>
          </w:tcPr>
          <w:p w:rsidR="005034FA" w:rsidRPr="00BC3305" w:rsidRDefault="005034FA" w:rsidP="001702B2">
            <w:pPr>
              <w:spacing w:before="120"/>
              <w:rPr>
                <w:rFonts w:ascii="Verdana" w:hAnsi="Verdana"/>
                <w:sz w:val="18"/>
                <w:szCs w:val="18"/>
              </w:rPr>
            </w:pPr>
            <w:r w:rsidRPr="00AA527A">
              <w:rPr>
                <w:rFonts w:ascii="Verdana" w:hAnsi="Verdana"/>
                <w:sz w:val="18"/>
                <w:szCs w:val="18"/>
              </w:rPr>
              <w:t>Does the document utilize recommended fonts i.e. Times New Roman, Verdana, Arial, Tahoma and Helvetica?</w:t>
            </w:r>
          </w:p>
        </w:tc>
        <w:tc>
          <w:tcPr>
            <w:tcW w:w="741" w:type="dxa"/>
            <w:tcBorders>
              <w:top w:val="outset" w:sz="6" w:space="0" w:color="auto"/>
              <w:left w:val="outset" w:sz="6" w:space="0" w:color="auto"/>
              <w:bottom w:val="outset" w:sz="6" w:space="0" w:color="auto"/>
              <w:right w:val="outset" w:sz="6" w:space="0" w:color="auto"/>
            </w:tcBorders>
            <w:shd w:val="clear" w:color="auto" w:fill="FFFFFF"/>
          </w:tcPr>
          <w:p w:rsidR="005034FA" w:rsidRPr="004071B3" w:rsidRDefault="005034FA" w:rsidP="001702B2">
            <w:pPr>
              <w:spacing w:before="120"/>
            </w:pPr>
          </w:p>
        </w:tc>
        <w:tc>
          <w:tcPr>
            <w:tcW w:w="780" w:type="dxa"/>
            <w:tcBorders>
              <w:top w:val="outset" w:sz="6" w:space="0" w:color="auto"/>
              <w:left w:val="outset" w:sz="6" w:space="0" w:color="auto"/>
              <w:bottom w:val="outset" w:sz="6" w:space="0" w:color="auto"/>
              <w:right w:val="outset" w:sz="6" w:space="0" w:color="auto"/>
            </w:tcBorders>
            <w:shd w:val="clear" w:color="auto" w:fill="FFFFFF"/>
          </w:tcPr>
          <w:p w:rsidR="005034FA" w:rsidRPr="004071B3" w:rsidRDefault="005034FA" w:rsidP="001702B2">
            <w:pPr>
              <w:spacing w:before="120"/>
            </w:pPr>
          </w:p>
        </w:tc>
        <w:tc>
          <w:tcPr>
            <w:tcW w:w="1035" w:type="dxa"/>
            <w:tcBorders>
              <w:top w:val="outset" w:sz="6" w:space="0" w:color="auto"/>
              <w:left w:val="outset" w:sz="6" w:space="0" w:color="auto"/>
              <w:bottom w:val="outset" w:sz="6" w:space="0" w:color="auto"/>
              <w:right w:val="outset" w:sz="6" w:space="0" w:color="auto"/>
            </w:tcBorders>
            <w:shd w:val="clear" w:color="auto" w:fill="FFFFFF"/>
          </w:tcPr>
          <w:p w:rsidR="005034FA" w:rsidRPr="004071B3" w:rsidRDefault="005034FA" w:rsidP="001702B2">
            <w:pPr>
              <w:spacing w:before="120"/>
            </w:pPr>
          </w:p>
        </w:tc>
      </w:tr>
    </w:tbl>
    <w:p w:rsidR="005034FA" w:rsidRDefault="005034FA">
      <w:pPr>
        <w:spacing w:before="120"/>
      </w:pPr>
    </w:p>
    <w:tbl>
      <w:tblPr>
        <w:tblW w:w="10485" w:type="dxa"/>
        <w:tblCellSpacing w:w="1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149"/>
        <w:gridCol w:w="6634"/>
        <w:gridCol w:w="764"/>
        <w:gridCol w:w="898"/>
        <w:gridCol w:w="1040"/>
      </w:tblGrid>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jc w:val="center"/>
              <w:rPr>
                <w:rFonts w:ascii="Verdana" w:hAnsi="Verdana"/>
                <w:sz w:val="18"/>
                <w:szCs w:val="18"/>
              </w:rPr>
            </w:pPr>
            <w:r w:rsidRPr="00AA527A">
              <w:rPr>
                <w:rFonts w:ascii="Verdana" w:hAnsi="Verdana"/>
                <w:b/>
                <w:sz w:val="18"/>
                <w:szCs w:val="18"/>
              </w:rPr>
              <w:t>ID</w:t>
            </w:r>
          </w:p>
        </w:tc>
        <w:tc>
          <w:tcPr>
            <w:tcW w:w="3149"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rPr>
                <w:rFonts w:ascii="Verdana" w:hAnsi="Verdana"/>
                <w:sz w:val="18"/>
                <w:szCs w:val="18"/>
              </w:rPr>
            </w:pPr>
            <w:bookmarkStart w:id="272" w:name="checklist2"/>
            <w:r w:rsidRPr="00AA527A">
              <w:rPr>
                <w:rFonts w:ascii="Verdana" w:hAnsi="Verdana"/>
                <w:b/>
                <w:sz w:val="18"/>
                <w:szCs w:val="18"/>
              </w:rPr>
              <w:t>2.0 Document Image Requirement</w:t>
            </w:r>
            <w:bookmarkEnd w:id="272"/>
          </w:p>
        </w:tc>
        <w:tc>
          <w:tcPr>
            <w:tcW w:w="350"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jc w:val="center"/>
              <w:rPr>
                <w:rFonts w:ascii="Verdana" w:hAnsi="Verdana"/>
                <w:sz w:val="18"/>
                <w:szCs w:val="18"/>
              </w:rPr>
            </w:pPr>
            <w:r w:rsidRPr="00AA527A">
              <w:rPr>
                <w:rFonts w:ascii="Verdana" w:hAnsi="Verdana"/>
                <w:b/>
                <w:sz w:val="18"/>
                <w:szCs w:val="18"/>
              </w:rPr>
              <w:t>Pass</w:t>
            </w:r>
          </w:p>
        </w:tc>
        <w:tc>
          <w:tcPr>
            <w:tcW w:w="41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jc w:val="center"/>
              <w:rPr>
                <w:rFonts w:ascii="Verdana" w:hAnsi="Verdana"/>
                <w:sz w:val="18"/>
                <w:szCs w:val="18"/>
              </w:rPr>
            </w:pPr>
            <w:r w:rsidRPr="00AA527A">
              <w:rPr>
                <w:rFonts w:ascii="Verdana" w:hAnsi="Verdana"/>
                <w:b/>
                <w:sz w:val="18"/>
                <w:szCs w:val="18"/>
              </w:rPr>
              <w:t>Fail</w:t>
            </w:r>
          </w:p>
        </w:tc>
        <w:tc>
          <w:tcPr>
            <w:tcW w:w="47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jc w:val="center"/>
              <w:rPr>
                <w:rFonts w:ascii="Verdana" w:hAnsi="Verdana"/>
                <w:sz w:val="18"/>
                <w:szCs w:val="18"/>
              </w:rPr>
            </w:pPr>
            <w:r>
              <w:rPr>
                <w:rFonts w:ascii="Verdana" w:hAnsi="Verdana"/>
                <w:b/>
                <w:sz w:val="18"/>
                <w:szCs w:val="18"/>
              </w:rPr>
              <w:t>Notes</w:t>
            </w:r>
          </w:p>
        </w:tc>
      </w:tr>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2.1</w:t>
            </w:r>
          </w:p>
        </w:tc>
        <w:tc>
          <w:tcPr>
            <w:tcW w:w="3149"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Do all slide graphics (images, grouped images and non-text elements) that convey information have Alternative Text (Alt Text) associated with them?</w:t>
            </w:r>
          </w:p>
        </w:tc>
        <w:tc>
          <w:tcPr>
            <w:tcW w:w="350"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1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75"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2.2</w:t>
            </w:r>
          </w:p>
        </w:tc>
        <w:tc>
          <w:tcPr>
            <w:tcW w:w="3149"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Do decorative images that do not convey information have a blank Alternative Text (Alt Tag) (i.e</w:t>
            </w:r>
            <w:proofErr w:type="gramStart"/>
            <w:r w:rsidRPr="00AA527A">
              <w:rPr>
                <w:rFonts w:ascii="Verdana" w:hAnsi="Verdana"/>
                <w:sz w:val="18"/>
                <w:szCs w:val="18"/>
              </w:rPr>
              <w:t>.,</w:t>
            </w:r>
            <w:proofErr w:type="gramEnd"/>
            <w:r w:rsidRPr="00AA527A">
              <w:rPr>
                <w:rFonts w:ascii="Verdana" w:hAnsi="Verdana"/>
                <w:sz w:val="18"/>
                <w:szCs w:val="18"/>
              </w:rPr>
              <w:t xml:space="preserve"> “ “)?</w:t>
            </w:r>
          </w:p>
        </w:tc>
        <w:tc>
          <w:tcPr>
            <w:tcW w:w="350"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1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75"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2.3</w:t>
            </w:r>
          </w:p>
        </w:tc>
        <w:tc>
          <w:tcPr>
            <w:tcW w:w="3149"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Have all slides that contain multiple associated images on the same page (e.g., boxes in an organizational chart) been grouped as one object?</w:t>
            </w:r>
          </w:p>
        </w:tc>
        <w:tc>
          <w:tcPr>
            <w:tcW w:w="350"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1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75"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2.4</w:t>
            </w:r>
          </w:p>
        </w:tc>
        <w:tc>
          <w:tcPr>
            <w:tcW w:w="3149"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xml:space="preserve">Have all slides with multi-layered objects been </w:t>
            </w:r>
            <w:r>
              <w:rPr>
                <w:rFonts w:ascii="Verdana" w:hAnsi="Verdana"/>
                <w:sz w:val="18"/>
                <w:szCs w:val="18"/>
              </w:rPr>
              <w:t>grouped into</w:t>
            </w:r>
            <w:r w:rsidRPr="00AA527A">
              <w:rPr>
                <w:rFonts w:ascii="Verdana" w:hAnsi="Verdana"/>
                <w:sz w:val="18"/>
                <w:szCs w:val="18"/>
              </w:rPr>
              <w:t xml:space="preserve"> one image and use one Alternative Text (Alt Tag) for this image?</w:t>
            </w:r>
          </w:p>
        </w:tc>
        <w:tc>
          <w:tcPr>
            <w:tcW w:w="350"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1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75"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2.5</w:t>
            </w:r>
          </w:p>
        </w:tc>
        <w:tc>
          <w:tcPr>
            <w:tcW w:w="3149"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Do all of the slides that</w:t>
            </w:r>
            <w:r>
              <w:rPr>
                <w:rFonts w:ascii="Verdana" w:hAnsi="Verdana"/>
                <w:sz w:val="18"/>
                <w:szCs w:val="18"/>
              </w:rPr>
              <w:t xml:space="preserve"> have charts on them have Title</w:t>
            </w:r>
            <w:r w:rsidRPr="00AA527A">
              <w:rPr>
                <w:rFonts w:ascii="Verdana" w:hAnsi="Verdana"/>
                <w:sz w:val="18"/>
                <w:szCs w:val="18"/>
              </w:rPr>
              <w:t xml:space="preserve"> labels?</w:t>
            </w:r>
          </w:p>
        </w:tc>
        <w:tc>
          <w:tcPr>
            <w:tcW w:w="350"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1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75"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2.6</w:t>
            </w:r>
          </w:p>
        </w:tc>
        <w:tc>
          <w:tcPr>
            <w:tcW w:w="3149"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Do complex images have descriptive text immediately after the image?</w:t>
            </w:r>
          </w:p>
        </w:tc>
        <w:tc>
          <w:tcPr>
            <w:tcW w:w="350"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1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75"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tcPr>
          <w:p w:rsidR="005034FA" w:rsidRPr="00AA527A" w:rsidRDefault="005034FA" w:rsidP="001702B2">
            <w:pPr>
              <w:spacing w:before="120"/>
              <w:jc w:val="center"/>
              <w:rPr>
                <w:rFonts w:ascii="Verdana" w:hAnsi="Verdana"/>
                <w:sz w:val="18"/>
                <w:szCs w:val="18"/>
              </w:rPr>
            </w:pPr>
            <w:r>
              <w:rPr>
                <w:rFonts w:ascii="Verdana" w:hAnsi="Verdana"/>
                <w:sz w:val="18"/>
                <w:szCs w:val="18"/>
              </w:rPr>
              <w:t>2.7</w:t>
            </w:r>
          </w:p>
        </w:tc>
        <w:tc>
          <w:tcPr>
            <w:tcW w:w="3149" w:type="pct"/>
            <w:tcBorders>
              <w:top w:val="outset" w:sz="6" w:space="0" w:color="auto"/>
              <w:left w:val="outset" w:sz="6" w:space="0" w:color="auto"/>
              <w:bottom w:val="outset" w:sz="6" w:space="0" w:color="auto"/>
              <w:right w:val="outset" w:sz="6" w:space="0" w:color="auto"/>
            </w:tcBorders>
            <w:shd w:val="clear" w:color="auto" w:fill="FFFFFF"/>
          </w:tcPr>
          <w:p w:rsidR="005034FA" w:rsidRPr="00AA527A" w:rsidRDefault="005034FA" w:rsidP="001702B2">
            <w:pPr>
              <w:spacing w:before="120"/>
              <w:rPr>
                <w:rFonts w:ascii="Verdana" w:hAnsi="Verdana"/>
                <w:sz w:val="18"/>
                <w:szCs w:val="18"/>
              </w:rPr>
            </w:pPr>
            <w:r>
              <w:rPr>
                <w:rFonts w:ascii="Verdana" w:hAnsi="Verdana"/>
                <w:sz w:val="18"/>
                <w:szCs w:val="18"/>
              </w:rPr>
              <w:t>Do all graphic images convey information in both the absence and presence of color? (Is the meaning clear without color?)</w:t>
            </w:r>
          </w:p>
        </w:tc>
        <w:tc>
          <w:tcPr>
            <w:tcW w:w="350" w:type="pct"/>
            <w:tcBorders>
              <w:top w:val="outset" w:sz="6" w:space="0" w:color="auto"/>
              <w:left w:val="outset" w:sz="6" w:space="0" w:color="auto"/>
              <w:bottom w:val="outset" w:sz="6" w:space="0" w:color="auto"/>
              <w:right w:val="outset" w:sz="6" w:space="0" w:color="auto"/>
            </w:tcBorders>
            <w:shd w:val="clear" w:color="auto" w:fill="FFFFFF"/>
          </w:tcPr>
          <w:p w:rsidR="005034FA" w:rsidRPr="00AA527A" w:rsidRDefault="005034FA" w:rsidP="001702B2">
            <w:pPr>
              <w:spacing w:before="120"/>
              <w:rPr>
                <w:rFonts w:ascii="Verdana" w:hAnsi="Verdana"/>
                <w:sz w:val="18"/>
                <w:szCs w:val="18"/>
              </w:rPr>
            </w:pPr>
          </w:p>
        </w:tc>
        <w:tc>
          <w:tcPr>
            <w:tcW w:w="414" w:type="pct"/>
            <w:tcBorders>
              <w:top w:val="outset" w:sz="6" w:space="0" w:color="auto"/>
              <w:left w:val="outset" w:sz="6" w:space="0" w:color="auto"/>
              <w:bottom w:val="outset" w:sz="6" w:space="0" w:color="auto"/>
              <w:right w:val="outset" w:sz="6" w:space="0" w:color="auto"/>
            </w:tcBorders>
            <w:shd w:val="clear" w:color="auto" w:fill="FFFFFF"/>
          </w:tcPr>
          <w:p w:rsidR="005034FA" w:rsidRPr="00AA527A" w:rsidRDefault="005034FA" w:rsidP="001702B2">
            <w:pPr>
              <w:spacing w:before="120"/>
              <w:rPr>
                <w:rFonts w:ascii="Verdana" w:hAnsi="Verdana"/>
                <w:sz w:val="18"/>
                <w:szCs w:val="18"/>
              </w:rPr>
            </w:pPr>
          </w:p>
        </w:tc>
        <w:tc>
          <w:tcPr>
            <w:tcW w:w="475" w:type="pct"/>
            <w:tcBorders>
              <w:top w:val="outset" w:sz="6" w:space="0" w:color="auto"/>
              <w:left w:val="outset" w:sz="6" w:space="0" w:color="auto"/>
              <w:bottom w:val="outset" w:sz="6" w:space="0" w:color="auto"/>
              <w:right w:val="outset" w:sz="6" w:space="0" w:color="auto"/>
            </w:tcBorders>
            <w:shd w:val="clear" w:color="auto" w:fill="FFFFFF"/>
          </w:tcPr>
          <w:p w:rsidR="005034FA" w:rsidRPr="00AA527A" w:rsidRDefault="005034FA" w:rsidP="001702B2">
            <w:pPr>
              <w:spacing w:before="120"/>
              <w:rPr>
                <w:rFonts w:ascii="Verdana" w:hAnsi="Verdana"/>
                <w:sz w:val="18"/>
                <w:szCs w:val="18"/>
              </w:rPr>
            </w:pPr>
          </w:p>
        </w:tc>
      </w:tr>
      <w:tr w:rsidR="005034FA" w:rsidRPr="00AA527A" w:rsidTr="005034FA">
        <w:trPr>
          <w:tblCellSpacing w:w="15" w:type="dxa"/>
        </w:trPr>
        <w:tc>
          <w:tcPr>
            <w:tcW w:w="526" w:type="pct"/>
            <w:tcBorders>
              <w:top w:val="outset" w:sz="6" w:space="0" w:color="auto"/>
              <w:left w:val="outset" w:sz="6" w:space="0" w:color="auto"/>
              <w:bottom w:val="outset" w:sz="6" w:space="0" w:color="auto"/>
              <w:right w:val="outset" w:sz="6" w:space="0" w:color="auto"/>
            </w:tcBorders>
            <w:shd w:val="clear" w:color="auto" w:fill="FFFFFF"/>
          </w:tcPr>
          <w:p w:rsidR="005034FA" w:rsidRDefault="005034FA" w:rsidP="001702B2">
            <w:pPr>
              <w:spacing w:before="120"/>
              <w:jc w:val="center"/>
              <w:rPr>
                <w:rFonts w:ascii="Verdana" w:hAnsi="Verdana"/>
                <w:sz w:val="18"/>
                <w:szCs w:val="18"/>
              </w:rPr>
            </w:pPr>
            <w:r>
              <w:rPr>
                <w:rFonts w:ascii="Verdana" w:hAnsi="Verdana"/>
                <w:sz w:val="18"/>
                <w:szCs w:val="18"/>
              </w:rPr>
              <w:t>2.8</w:t>
            </w:r>
          </w:p>
        </w:tc>
        <w:tc>
          <w:tcPr>
            <w:tcW w:w="3149" w:type="pct"/>
            <w:tcBorders>
              <w:top w:val="outset" w:sz="6" w:space="0" w:color="auto"/>
              <w:left w:val="outset" w:sz="6" w:space="0" w:color="auto"/>
              <w:bottom w:val="outset" w:sz="6" w:space="0" w:color="auto"/>
              <w:right w:val="outset" w:sz="6" w:space="0" w:color="auto"/>
            </w:tcBorders>
            <w:shd w:val="clear" w:color="auto" w:fill="FFFFFF"/>
          </w:tcPr>
          <w:p w:rsidR="005034FA" w:rsidRDefault="005034FA" w:rsidP="001702B2">
            <w:pPr>
              <w:spacing w:before="120"/>
              <w:rPr>
                <w:rFonts w:ascii="Verdana" w:hAnsi="Verdana"/>
                <w:sz w:val="18"/>
                <w:szCs w:val="18"/>
              </w:rPr>
            </w:pPr>
            <w:r>
              <w:rPr>
                <w:rFonts w:ascii="Verdana" w:hAnsi="Verdana"/>
                <w:sz w:val="18"/>
                <w:szCs w:val="18"/>
              </w:rPr>
              <w:t>Are all images/text displayed in high tonal contrast? (e.g., white text on dark background or black text on light background, bolded where necessary to be easily read)</w:t>
            </w:r>
          </w:p>
        </w:tc>
        <w:tc>
          <w:tcPr>
            <w:tcW w:w="350" w:type="pct"/>
            <w:tcBorders>
              <w:top w:val="outset" w:sz="6" w:space="0" w:color="auto"/>
              <w:left w:val="outset" w:sz="6" w:space="0" w:color="auto"/>
              <w:bottom w:val="outset" w:sz="6" w:space="0" w:color="auto"/>
              <w:right w:val="outset" w:sz="6" w:space="0" w:color="auto"/>
            </w:tcBorders>
            <w:shd w:val="clear" w:color="auto" w:fill="FFFFFF"/>
          </w:tcPr>
          <w:p w:rsidR="005034FA" w:rsidRPr="00AA527A" w:rsidRDefault="005034FA" w:rsidP="001702B2">
            <w:pPr>
              <w:spacing w:before="120"/>
              <w:rPr>
                <w:rFonts w:ascii="Verdana" w:hAnsi="Verdana"/>
                <w:sz w:val="18"/>
                <w:szCs w:val="18"/>
              </w:rPr>
            </w:pPr>
          </w:p>
        </w:tc>
        <w:tc>
          <w:tcPr>
            <w:tcW w:w="414" w:type="pct"/>
            <w:tcBorders>
              <w:top w:val="outset" w:sz="6" w:space="0" w:color="auto"/>
              <w:left w:val="outset" w:sz="6" w:space="0" w:color="auto"/>
              <w:bottom w:val="outset" w:sz="6" w:space="0" w:color="auto"/>
              <w:right w:val="outset" w:sz="6" w:space="0" w:color="auto"/>
            </w:tcBorders>
            <w:shd w:val="clear" w:color="auto" w:fill="FFFFFF"/>
          </w:tcPr>
          <w:p w:rsidR="005034FA" w:rsidRPr="00AA527A" w:rsidRDefault="005034FA" w:rsidP="001702B2">
            <w:pPr>
              <w:spacing w:before="120"/>
              <w:rPr>
                <w:rFonts w:ascii="Verdana" w:hAnsi="Verdana"/>
                <w:sz w:val="18"/>
                <w:szCs w:val="18"/>
              </w:rPr>
            </w:pPr>
          </w:p>
        </w:tc>
        <w:tc>
          <w:tcPr>
            <w:tcW w:w="475" w:type="pct"/>
            <w:tcBorders>
              <w:top w:val="outset" w:sz="6" w:space="0" w:color="auto"/>
              <w:left w:val="outset" w:sz="6" w:space="0" w:color="auto"/>
              <w:bottom w:val="outset" w:sz="6" w:space="0" w:color="auto"/>
              <w:right w:val="outset" w:sz="6" w:space="0" w:color="auto"/>
            </w:tcBorders>
            <w:shd w:val="clear" w:color="auto" w:fill="FFFFFF"/>
          </w:tcPr>
          <w:p w:rsidR="005034FA" w:rsidRPr="00AA527A" w:rsidRDefault="005034FA" w:rsidP="001702B2">
            <w:pPr>
              <w:spacing w:before="120"/>
              <w:rPr>
                <w:rFonts w:ascii="Verdana" w:hAnsi="Verdana"/>
                <w:sz w:val="18"/>
                <w:szCs w:val="18"/>
              </w:rPr>
            </w:pPr>
          </w:p>
        </w:tc>
      </w:tr>
    </w:tbl>
    <w:p w:rsidR="005034FA" w:rsidRDefault="005034FA">
      <w:pPr>
        <w:spacing w:before="120"/>
      </w:pPr>
    </w:p>
    <w:tbl>
      <w:tblPr>
        <w:tblW w:w="10485" w:type="dxa"/>
        <w:tblCellSpacing w:w="1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151"/>
        <w:gridCol w:w="6671"/>
        <w:gridCol w:w="766"/>
        <w:gridCol w:w="815"/>
        <w:gridCol w:w="1082"/>
      </w:tblGrid>
      <w:tr w:rsidR="005034FA" w:rsidRPr="00AA527A" w:rsidTr="005034FA">
        <w:trPr>
          <w:tblCellSpacing w:w="15" w:type="dxa"/>
        </w:trPr>
        <w:tc>
          <w:tcPr>
            <w:tcW w:w="528"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jc w:val="center"/>
              <w:rPr>
                <w:rFonts w:ascii="Verdana" w:hAnsi="Verdana"/>
                <w:sz w:val="18"/>
                <w:szCs w:val="18"/>
              </w:rPr>
            </w:pPr>
            <w:r w:rsidRPr="00AA527A">
              <w:rPr>
                <w:rFonts w:ascii="Verdana" w:hAnsi="Verdana"/>
                <w:b/>
                <w:sz w:val="18"/>
                <w:szCs w:val="18"/>
              </w:rPr>
              <w:t>ID</w:t>
            </w:r>
          </w:p>
        </w:tc>
        <w:tc>
          <w:tcPr>
            <w:tcW w:w="3167"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rPr>
                <w:rFonts w:ascii="Verdana" w:hAnsi="Verdana"/>
                <w:sz w:val="18"/>
                <w:szCs w:val="18"/>
              </w:rPr>
            </w:pPr>
            <w:bookmarkStart w:id="273" w:name="checklist3"/>
            <w:r w:rsidRPr="00AA527A">
              <w:rPr>
                <w:rFonts w:ascii="Verdana" w:hAnsi="Verdana"/>
                <w:b/>
                <w:sz w:val="18"/>
                <w:szCs w:val="18"/>
              </w:rPr>
              <w:t>3.0 Document Table Requirements</w:t>
            </w:r>
            <w:bookmarkEnd w:id="273"/>
          </w:p>
        </w:tc>
        <w:tc>
          <w:tcPr>
            <w:tcW w:w="351"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jc w:val="center"/>
              <w:rPr>
                <w:rFonts w:ascii="Verdana" w:hAnsi="Verdana"/>
                <w:sz w:val="18"/>
                <w:szCs w:val="18"/>
              </w:rPr>
            </w:pPr>
            <w:r w:rsidRPr="00AA527A">
              <w:rPr>
                <w:rFonts w:ascii="Verdana" w:hAnsi="Verdana"/>
                <w:b/>
                <w:sz w:val="18"/>
                <w:szCs w:val="18"/>
              </w:rPr>
              <w:t>Pass</w:t>
            </w:r>
          </w:p>
        </w:tc>
        <w:tc>
          <w:tcPr>
            <w:tcW w:w="37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jc w:val="center"/>
              <w:rPr>
                <w:rFonts w:ascii="Verdana" w:hAnsi="Verdana"/>
                <w:sz w:val="18"/>
                <w:szCs w:val="18"/>
              </w:rPr>
            </w:pPr>
            <w:r w:rsidRPr="00AA527A">
              <w:rPr>
                <w:rFonts w:ascii="Verdana" w:hAnsi="Verdana"/>
                <w:b/>
                <w:sz w:val="18"/>
                <w:szCs w:val="18"/>
              </w:rPr>
              <w:t>Fail</w:t>
            </w:r>
          </w:p>
        </w:tc>
        <w:tc>
          <w:tcPr>
            <w:tcW w:w="494"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5034FA" w:rsidRPr="00AA527A" w:rsidRDefault="005034FA" w:rsidP="001702B2">
            <w:pPr>
              <w:spacing w:after="0"/>
              <w:jc w:val="center"/>
              <w:rPr>
                <w:rFonts w:ascii="Verdana" w:hAnsi="Verdana"/>
                <w:sz w:val="18"/>
                <w:szCs w:val="18"/>
              </w:rPr>
            </w:pPr>
            <w:r>
              <w:rPr>
                <w:rFonts w:ascii="Verdana" w:hAnsi="Verdana"/>
                <w:b/>
                <w:sz w:val="18"/>
                <w:szCs w:val="18"/>
              </w:rPr>
              <w:t>Notes</w:t>
            </w:r>
          </w:p>
        </w:tc>
      </w:tr>
      <w:tr w:rsidR="005034FA" w:rsidRPr="00AA527A" w:rsidTr="005034FA">
        <w:trPr>
          <w:tblCellSpacing w:w="15" w:type="dxa"/>
        </w:trPr>
        <w:tc>
          <w:tcPr>
            <w:tcW w:w="528"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3.1</w:t>
            </w:r>
          </w:p>
        </w:tc>
        <w:tc>
          <w:tcPr>
            <w:tcW w:w="3167"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Were all of t</w:t>
            </w:r>
            <w:r>
              <w:rPr>
                <w:rFonts w:ascii="Verdana" w:hAnsi="Verdana"/>
                <w:sz w:val="18"/>
                <w:szCs w:val="18"/>
              </w:rPr>
              <w:t>he tables created in PowerPoint or converted into a graphic with Alt text?</w:t>
            </w:r>
          </w:p>
        </w:tc>
        <w:tc>
          <w:tcPr>
            <w:tcW w:w="351"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37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9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8"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lastRenderedPageBreak/>
              <w:t>3.2</w:t>
            </w:r>
          </w:p>
        </w:tc>
        <w:tc>
          <w:tcPr>
            <w:tcW w:w="3167"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Do all of the tables have a logical layout based on Rows and Columns i.e. they are read left to right and top to bottom?</w:t>
            </w:r>
          </w:p>
        </w:tc>
        <w:tc>
          <w:tcPr>
            <w:tcW w:w="351"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37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9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8"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3.3</w:t>
            </w:r>
          </w:p>
        </w:tc>
        <w:tc>
          <w:tcPr>
            <w:tcW w:w="3167"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Do all of the tables have Row and Column headers?</w:t>
            </w:r>
          </w:p>
        </w:tc>
        <w:tc>
          <w:tcPr>
            <w:tcW w:w="351"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37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9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8"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Pr>
                <w:rFonts w:ascii="Verdana" w:hAnsi="Verdana"/>
                <w:sz w:val="18"/>
                <w:szCs w:val="18"/>
              </w:rPr>
              <w:t>3.4</w:t>
            </w:r>
          </w:p>
        </w:tc>
        <w:tc>
          <w:tcPr>
            <w:tcW w:w="3167"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Do all of the tables have row/column headings starting in the first left-hand column of the table?</w:t>
            </w:r>
          </w:p>
        </w:tc>
        <w:tc>
          <w:tcPr>
            <w:tcW w:w="351"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37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9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r w:rsidR="005034FA" w:rsidRPr="00AA527A" w:rsidTr="005034FA">
        <w:trPr>
          <w:tblCellSpacing w:w="15" w:type="dxa"/>
        </w:trPr>
        <w:tc>
          <w:tcPr>
            <w:tcW w:w="528"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jc w:val="center"/>
              <w:rPr>
                <w:rFonts w:ascii="Verdana" w:hAnsi="Verdana"/>
                <w:sz w:val="18"/>
                <w:szCs w:val="18"/>
              </w:rPr>
            </w:pPr>
            <w:r w:rsidRPr="00AA527A">
              <w:rPr>
                <w:rFonts w:ascii="Verdana" w:hAnsi="Verdana"/>
                <w:sz w:val="18"/>
                <w:szCs w:val="18"/>
              </w:rPr>
              <w:t>3.6</w:t>
            </w:r>
          </w:p>
        </w:tc>
        <w:tc>
          <w:tcPr>
            <w:tcW w:w="3167"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xml:space="preserve">Are all data tables in the document named, numbered (if applicable) and have a description? </w:t>
            </w:r>
          </w:p>
        </w:tc>
        <w:tc>
          <w:tcPr>
            <w:tcW w:w="351"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37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c>
          <w:tcPr>
            <w:tcW w:w="494" w:type="pct"/>
            <w:tcBorders>
              <w:top w:val="outset" w:sz="6" w:space="0" w:color="auto"/>
              <w:left w:val="outset" w:sz="6" w:space="0" w:color="auto"/>
              <w:bottom w:val="outset" w:sz="6" w:space="0" w:color="auto"/>
              <w:right w:val="outset" w:sz="6" w:space="0" w:color="auto"/>
            </w:tcBorders>
            <w:shd w:val="clear" w:color="auto" w:fill="FFFFFF"/>
            <w:hideMark/>
          </w:tcPr>
          <w:p w:rsidR="005034FA" w:rsidRPr="00AA527A" w:rsidRDefault="005034FA" w:rsidP="001702B2">
            <w:pPr>
              <w:spacing w:before="120"/>
              <w:rPr>
                <w:rFonts w:ascii="Verdana" w:hAnsi="Verdana"/>
                <w:sz w:val="18"/>
                <w:szCs w:val="18"/>
              </w:rPr>
            </w:pPr>
            <w:r w:rsidRPr="00AA527A">
              <w:rPr>
                <w:rFonts w:ascii="Verdana" w:hAnsi="Verdana"/>
                <w:sz w:val="18"/>
                <w:szCs w:val="18"/>
              </w:rPr>
              <w:t> </w:t>
            </w:r>
          </w:p>
        </w:tc>
      </w:tr>
    </w:tbl>
    <w:p w:rsidR="00127F41" w:rsidRDefault="005034FA" w:rsidP="005034FA">
      <w:pPr>
        <w:pStyle w:val="USDAHeading1"/>
        <w:numPr>
          <w:ilvl w:val="0"/>
          <w:numId w:val="0"/>
        </w:numPr>
        <w:ind w:left="432" w:hanging="432"/>
      </w:pPr>
      <w:bookmarkStart w:id="274" w:name="_Toc335924120"/>
      <w:r>
        <w:t xml:space="preserve">Appendix E:  Role-Based Task Training </w:t>
      </w:r>
      <w:proofErr w:type="gramStart"/>
      <w:r>
        <w:t>Courses</w:t>
      </w:r>
      <w:r w:rsidR="00512CFF">
        <w:t xml:space="preserve">  -</w:t>
      </w:r>
      <w:proofErr w:type="gramEnd"/>
      <w:r w:rsidR="00512CFF">
        <w:t xml:space="preserve"> Cycle 1.0</w:t>
      </w:r>
      <w:bookmarkEnd w:id="274"/>
    </w:p>
    <w:p w:rsidR="005034FA" w:rsidRDefault="005034FA" w:rsidP="005C04BA">
      <w:pPr>
        <w:pStyle w:val="USDABody"/>
      </w:pPr>
    </w:p>
    <w:tbl>
      <w:tblPr>
        <w:tblW w:w="9375" w:type="dxa"/>
        <w:tblInd w:w="93" w:type="dxa"/>
        <w:tblLook w:val="04A0"/>
      </w:tblPr>
      <w:tblGrid>
        <w:gridCol w:w="5055"/>
        <w:gridCol w:w="2250"/>
        <w:gridCol w:w="2070"/>
      </w:tblGrid>
      <w:tr w:rsidR="00E762FC" w:rsidRPr="00E762FC" w:rsidTr="00E762FC">
        <w:trPr>
          <w:trHeight w:val="464"/>
        </w:trPr>
        <w:tc>
          <w:tcPr>
            <w:tcW w:w="5055" w:type="dxa"/>
            <w:vMerge w:val="restart"/>
            <w:tcBorders>
              <w:top w:val="single" w:sz="8" w:space="0" w:color="auto"/>
              <w:left w:val="single" w:sz="8" w:space="0" w:color="auto"/>
              <w:bottom w:val="single" w:sz="8" w:space="0" w:color="000000"/>
              <w:right w:val="single" w:sz="8" w:space="0" w:color="auto"/>
            </w:tcBorders>
            <w:shd w:val="clear" w:color="000000" w:fill="CCFFCC"/>
            <w:hideMark/>
          </w:tcPr>
          <w:p w:rsidR="00E762FC" w:rsidRPr="00512CFF" w:rsidRDefault="00E762FC" w:rsidP="00512CFF">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Course Title</w:t>
            </w:r>
          </w:p>
        </w:tc>
        <w:tc>
          <w:tcPr>
            <w:tcW w:w="2250" w:type="dxa"/>
            <w:vMerge w:val="restart"/>
            <w:tcBorders>
              <w:top w:val="single" w:sz="8" w:space="0" w:color="auto"/>
              <w:left w:val="single" w:sz="8" w:space="0" w:color="auto"/>
              <w:bottom w:val="single" w:sz="8" w:space="0" w:color="000000"/>
              <w:right w:val="single" w:sz="8" w:space="0" w:color="auto"/>
            </w:tcBorders>
            <w:shd w:val="clear" w:color="000000" w:fill="CCFFCC"/>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Delivery Method</w:t>
            </w:r>
          </w:p>
        </w:tc>
        <w:tc>
          <w:tcPr>
            <w:tcW w:w="2070" w:type="dxa"/>
            <w:vMerge w:val="restart"/>
            <w:tcBorders>
              <w:top w:val="single" w:sz="8" w:space="0" w:color="auto"/>
              <w:left w:val="single" w:sz="8" w:space="0" w:color="auto"/>
              <w:bottom w:val="single" w:sz="8" w:space="0" w:color="000000"/>
              <w:right w:val="single" w:sz="8" w:space="0" w:color="auto"/>
            </w:tcBorders>
            <w:shd w:val="clear" w:color="000000" w:fill="CCFFCC"/>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Duration (Hours)</w:t>
            </w:r>
          </w:p>
        </w:tc>
      </w:tr>
      <w:tr w:rsidR="00E762FC" w:rsidRPr="00E762FC" w:rsidTr="00E762FC">
        <w:trPr>
          <w:trHeight w:val="276"/>
        </w:trPr>
        <w:tc>
          <w:tcPr>
            <w:tcW w:w="5055" w:type="dxa"/>
            <w:vMerge/>
            <w:tcBorders>
              <w:top w:val="single" w:sz="8" w:space="0" w:color="auto"/>
              <w:left w:val="single" w:sz="8" w:space="0" w:color="auto"/>
              <w:bottom w:val="single" w:sz="8" w:space="0" w:color="000000"/>
              <w:right w:val="single" w:sz="8" w:space="0" w:color="auto"/>
            </w:tcBorders>
            <w:vAlign w:val="center"/>
            <w:hideMark/>
          </w:tcPr>
          <w:p w:rsidR="00E762FC" w:rsidRPr="00E762FC" w:rsidRDefault="00E762FC" w:rsidP="00E762FC">
            <w:pPr>
              <w:spacing w:after="0" w:line="240" w:lineRule="auto"/>
              <w:rPr>
                <w:rFonts w:ascii="Arial" w:eastAsia="Times New Roman" w:hAnsi="Arial" w:cs="Arial"/>
                <w:color w:val="000000"/>
                <w:sz w:val="20"/>
                <w:szCs w:val="20"/>
              </w:rPr>
            </w:pPr>
          </w:p>
        </w:tc>
        <w:tc>
          <w:tcPr>
            <w:tcW w:w="2250" w:type="dxa"/>
            <w:vMerge/>
            <w:tcBorders>
              <w:top w:val="single" w:sz="8" w:space="0" w:color="auto"/>
              <w:left w:val="single" w:sz="8" w:space="0" w:color="auto"/>
              <w:bottom w:val="single" w:sz="8" w:space="0" w:color="000000"/>
              <w:right w:val="single" w:sz="8" w:space="0" w:color="auto"/>
            </w:tcBorders>
            <w:vAlign w:val="center"/>
            <w:hideMark/>
          </w:tcPr>
          <w:p w:rsidR="00E762FC" w:rsidRPr="00E762FC" w:rsidRDefault="00E762FC" w:rsidP="00E762FC">
            <w:pPr>
              <w:spacing w:after="0" w:line="240" w:lineRule="auto"/>
              <w:rPr>
                <w:rFonts w:ascii="Arial" w:eastAsia="Times New Roman" w:hAnsi="Arial" w:cs="Arial"/>
                <w:color w:val="000000"/>
                <w:sz w:val="20"/>
                <w:szCs w:val="20"/>
              </w:rPr>
            </w:pPr>
          </w:p>
        </w:tc>
        <w:tc>
          <w:tcPr>
            <w:tcW w:w="2070" w:type="dxa"/>
            <w:vMerge/>
            <w:tcBorders>
              <w:top w:val="single" w:sz="8" w:space="0" w:color="auto"/>
              <w:left w:val="single" w:sz="8" w:space="0" w:color="auto"/>
              <w:bottom w:val="single" w:sz="8" w:space="0" w:color="000000"/>
              <w:right w:val="single" w:sz="8" w:space="0" w:color="auto"/>
            </w:tcBorders>
            <w:vAlign w:val="center"/>
            <w:hideMark/>
          </w:tcPr>
          <w:p w:rsidR="00E762FC" w:rsidRPr="00E762FC" w:rsidRDefault="00E762FC" w:rsidP="00E762FC">
            <w:pPr>
              <w:spacing w:after="0" w:line="240" w:lineRule="auto"/>
              <w:rPr>
                <w:rFonts w:ascii="Arial" w:eastAsia="Times New Roman" w:hAnsi="Arial" w:cs="Arial"/>
                <w:color w:val="000000"/>
                <w:sz w:val="20"/>
                <w:szCs w:val="20"/>
              </w:rPr>
            </w:pPr>
          </w:p>
        </w:tc>
      </w:tr>
      <w:tr w:rsidR="00E762FC" w:rsidRPr="00E762FC" w:rsidTr="006F205B">
        <w:trPr>
          <w:trHeight w:val="230"/>
        </w:trPr>
        <w:tc>
          <w:tcPr>
            <w:tcW w:w="5055" w:type="dxa"/>
            <w:vMerge/>
            <w:tcBorders>
              <w:top w:val="single" w:sz="8" w:space="0" w:color="auto"/>
              <w:left w:val="single" w:sz="8" w:space="0" w:color="auto"/>
              <w:bottom w:val="single" w:sz="8" w:space="0" w:color="000000"/>
              <w:right w:val="single" w:sz="8" w:space="0" w:color="auto"/>
            </w:tcBorders>
            <w:vAlign w:val="center"/>
            <w:hideMark/>
          </w:tcPr>
          <w:p w:rsidR="00E762FC" w:rsidRPr="00E762FC" w:rsidRDefault="00E762FC" w:rsidP="00E762FC">
            <w:pPr>
              <w:spacing w:after="0" w:line="240" w:lineRule="auto"/>
              <w:rPr>
                <w:rFonts w:ascii="Arial" w:eastAsia="Times New Roman" w:hAnsi="Arial" w:cs="Arial"/>
                <w:color w:val="000000"/>
                <w:sz w:val="20"/>
                <w:szCs w:val="20"/>
              </w:rPr>
            </w:pPr>
          </w:p>
        </w:tc>
        <w:tc>
          <w:tcPr>
            <w:tcW w:w="2250" w:type="dxa"/>
            <w:vMerge/>
            <w:tcBorders>
              <w:top w:val="single" w:sz="8" w:space="0" w:color="auto"/>
              <w:left w:val="single" w:sz="8" w:space="0" w:color="auto"/>
              <w:bottom w:val="single" w:sz="8" w:space="0" w:color="000000"/>
              <w:right w:val="single" w:sz="8" w:space="0" w:color="auto"/>
            </w:tcBorders>
            <w:vAlign w:val="center"/>
            <w:hideMark/>
          </w:tcPr>
          <w:p w:rsidR="00E762FC" w:rsidRPr="00E762FC" w:rsidRDefault="00E762FC" w:rsidP="00E762FC">
            <w:pPr>
              <w:spacing w:after="0" w:line="240" w:lineRule="auto"/>
              <w:rPr>
                <w:rFonts w:ascii="Arial" w:eastAsia="Times New Roman" w:hAnsi="Arial" w:cs="Arial"/>
                <w:color w:val="000000"/>
                <w:sz w:val="20"/>
                <w:szCs w:val="20"/>
              </w:rPr>
            </w:pPr>
          </w:p>
        </w:tc>
        <w:tc>
          <w:tcPr>
            <w:tcW w:w="2070" w:type="dxa"/>
            <w:vMerge/>
            <w:tcBorders>
              <w:top w:val="single" w:sz="8" w:space="0" w:color="auto"/>
              <w:left w:val="single" w:sz="8" w:space="0" w:color="auto"/>
              <w:bottom w:val="single" w:sz="8" w:space="0" w:color="000000"/>
              <w:right w:val="single" w:sz="8" w:space="0" w:color="auto"/>
            </w:tcBorders>
            <w:vAlign w:val="center"/>
            <w:hideMark/>
          </w:tcPr>
          <w:p w:rsidR="00E762FC" w:rsidRPr="00E762FC" w:rsidRDefault="00E762FC" w:rsidP="00E762FC">
            <w:pPr>
              <w:spacing w:after="0" w:line="240" w:lineRule="auto"/>
              <w:rPr>
                <w:rFonts w:ascii="Arial" w:eastAsia="Times New Roman" w:hAnsi="Arial" w:cs="Arial"/>
                <w:color w:val="000000"/>
                <w:sz w:val="20"/>
                <w:szCs w:val="20"/>
              </w:rPr>
            </w:pPr>
          </w:p>
        </w:tc>
      </w:tr>
      <w:tr w:rsidR="00E762FC" w:rsidRPr="00E762FC" w:rsidTr="00E762FC">
        <w:trPr>
          <w:trHeight w:val="288"/>
        </w:trPr>
        <w:tc>
          <w:tcPr>
            <w:tcW w:w="5055" w:type="dxa"/>
            <w:tcBorders>
              <w:top w:val="nil"/>
              <w:left w:val="single" w:sz="8" w:space="0" w:color="auto"/>
              <w:bottom w:val="nil"/>
              <w:right w:val="single" w:sz="8" w:space="0" w:color="auto"/>
            </w:tcBorders>
            <w:shd w:val="clear" w:color="auto" w:fill="auto"/>
            <w:noWrap/>
            <w:hideMark/>
          </w:tcPr>
          <w:p w:rsidR="00E762FC" w:rsidRPr="00E762FC" w:rsidRDefault="00E762FC"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Intro to MIDAS - An Overview of Each Process Area</w:t>
            </w:r>
          </w:p>
        </w:tc>
        <w:tc>
          <w:tcPr>
            <w:tcW w:w="2250" w:type="dxa"/>
            <w:tcBorders>
              <w:top w:val="nil"/>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 xml:space="preserve">Web-Based </w:t>
            </w:r>
          </w:p>
        </w:tc>
        <w:tc>
          <w:tcPr>
            <w:tcW w:w="2070" w:type="dxa"/>
            <w:tcBorders>
              <w:top w:val="nil"/>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2</w:t>
            </w:r>
          </w:p>
        </w:tc>
      </w:tr>
      <w:tr w:rsidR="00E762FC" w:rsidRPr="00E762FC" w:rsidTr="00E762FC">
        <w:trPr>
          <w:trHeight w:val="288"/>
        </w:trPr>
        <w:tc>
          <w:tcPr>
            <w:tcW w:w="5055" w:type="dxa"/>
            <w:tcBorders>
              <w:top w:val="single" w:sz="8" w:space="0" w:color="000000"/>
              <w:left w:val="single" w:sz="8" w:space="0" w:color="auto"/>
              <w:bottom w:val="nil"/>
              <w:right w:val="single" w:sz="8" w:space="0" w:color="auto"/>
            </w:tcBorders>
            <w:shd w:val="clear" w:color="auto" w:fill="auto"/>
            <w:noWrap/>
            <w:hideMark/>
          </w:tcPr>
          <w:p w:rsidR="00E762FC" w:rsidRPr="00E762FC" w:rsidRDefault="00E762FC"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Basic GIS Navigation in MIDAS</w:t>
            </w:r>
          </w:p>
        </w:tc>
        <w:tc>
          <w:tcPr>
            <w:tcW w:w="225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 xml:space="preserve">Web-Based </w:t>
            </w:r>
          </w:p>
        </w:tc>
        <w:tc>
          <w:tcPr>
            <w:tcW w:w="207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1</w:t>
            </w:r>
          </w:p>
        </w:tc>
      </w:tr>
      <w:tr w:rsidR="00E762FC" w:rsidRPr="00E762FC" w:rsidTr="00E762FC">
        <w:trPr>
          <w:trHeight w:val="288"/>
        </w:trPr>
        <w:tc>
          <w:tcPr>
            <w:tcW w:w="5055" w:type="dxa"/>
            <w:tcBorders>
              <w:top w:val="single" w:sz="8" w:space="0" w:color="000000"/>
              <w:left w:val="single" w:sz="8" w:space="0" w:color="auto"/>
              <w:bottom w:val="nil"/>
              <w:right w:val="single" w:sz="8" w:space="0" w:color="auto"/>
            </w:tcBorders>
            <w:shd w:val="clear" w:color="auto" w:fill="auto"/>
            <w:noWrap/>
            <w:hideMark/>
          </w:tcPr>
          <w:p w:rsidR="00E762FC" w:rsidRPr="00E762FC" w:rsidRDefault="00E762FC"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Basic Navigation of MIDAS -CRM</w:t>
            </w:r>
          </w:p>
        </w:tc>
        <w:tc>
          <w:tcPr>
            <w:tcW w:w="225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 xml:space="preserve">Web-Based </w:t>
            </w:r>
          </w:p>
        </w:tc>
        <w:tc>
          <w:tcPr>
            <w:tcW w:w="207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2</w:t>
            </w:r>
          </w:p>
        </w:tc>
      </w:tr>
      <w:tr w:rsidR="00E762FC" w:rsidRPr="00E762FC" w:rsidTr="00E762FC">
        <w:trPr>
          <w:trHeight w:val="288"/>
        </w:trPr>
        <w:tc>
          <w:tcPr>
            <w:tcW w:w="5055" w:type="dxa"/>
            <w:tcBorders>
              <w:top w:val="single" w:sz="8" w:space="0" w:color="000000"/>
              <w:left w:val="single" w:sz="8" w:space="0" w:color="auto"/>
              <w:bottom w:val="nil"/>
              <w:right w:val="single" w:sz="8" w:space="0" w:color="auto"/>
            </w:tcBorders>
            <w:shd w:val="clear" w:color="auto" w:fill="auto"/>
            <w:noWrap/>
            <w:hideMark/>
          </w:tcPr>
          <w:p w:rsidR="00E762FC" w:rsidRPr="00E762FC" w:rsidRDefault="00E762FC"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Managing the Inbox/Workflow</w:t>
            </w:r>
          </w:p>
        </w:tc>
        <w:tc>
          <w:tcPr>
            <w:tcW w:w="225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 xml:space="preserve">Web-Based </w:t>
            </w:r>
          </w:p>
        </w:tc>
        <w:tc>
          <w:tcPr>
            <w:tcW w:w="207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2</w:t>
            </w:r>
          </w:p>
        </w:tc>
      </w:tr>
      <w:tr w:rsidR="00E762FC" w:rsidRPr="00E762FC" w:rsidTr="00E762FC">
        <w:trPr>
          <w:trHeight w:val="288"/>
        </w:trPr>
        <w:tc>
          <w:tcPr>
            <w:tcW w:w="5055" w:type="dxa"/>
            <w:tcBorders>
              <w:top w:val="single" w:sz="8" w:space="0" w:color="000000"/>
              <w:left w:val="single" w:sz="8" w:space="0" w:color="auto"/>
              <w:bottom w:val="nil"/>
              <w:right w:val="single" w:sz="8" w:space="0" w:color="auto"/>
            </w:tcBorders>
            <w:shd w:val="clear" w:color="auto" w:fill="auto"/>
            <w:noWrap/>
            <w:hideMark/>
          </w:tcPr>
          <w:p w:rsidR="00E762FC" w:rsidRPr="00E762FC" w:rsidRDefault="00E762FC"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 xml:space="preserve">Basic Navigation of MIDAS </w:t>
            </w:r>
            <w:r w:rsidR="00512CFF" w:rsidRPr="00E762FC">
              <w:rPr>
                <w:rFonts w:ascii="Arial" w:eastAsia="Times New Roman" w:hAnsi="Arial" w:cs="Arial"/>
                <w:color w:val="000000"/>
                <w:sz w:val="20"/>
                <w:szCs w:val="20"/>
              </w:rPr>
              <w:t>Queries</w:t>
            </w:r>
            <w:r w:rsidRPr="00E762FC">
              <w:rPr>
                <w:rFonts w:ascii="Arial" w:eastAsia="Times New Roman" w:hAnsi="Arial" w:cs="Arial"/>
                <w:color w:val="000000"/>
                <w:sz w:val="20"/>
                <w:szCs w:val="20"/>
              </w:rPr>
              <w:t xml:space="preserve"> </w:t>
            </w:r>
          </w:p>
        </w:tc>
        <w:tc>
          <w:tcPr>
            <w:tcW w:w="225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 xml:space="preserve">Web-Based </w:t>
            </w:r>
          </w:p>
        </w:tc>
        <w:tc>
          <w:tcPr>
            <w:tcW w:w="207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2</w:t>
            </w:r>
          </w:p>
        </w:tc>
      </w:tr>
      <w:tr w:rsidR="00E762FC" w:rsidRPr="00E762FC" w:rsidTr="00E762FC">
        <w:trPr>
          <w:trHeight w:val="300"/>
        </w:trPr>
        <w:tc>
          <w:tcPr>
            <w:tcW w:w="5055" w:type="dxa"/>
            <w:tcBorders>
              <w:top w:val="single" w:sz="8" w:space="0" w:color="000000"/>
              <w:left w:val="single" w:sz="8" w:space="0" w:color="auto"/>
              <w:bottom w:val="nil"/>
              <w:right w:val="single" w:sz="8" w:space="0" w:color="auto"/>
            </w:tcBorders>
            <w:shd w:val="clear" w:color="auto" w:fill="auto"/>
            <w:noWrap/>
            <w:hideMark/>
          </w:tcPr>
          <w:p w:rsidR="00E762FC" w:rsidRPr="00E762FC" w:rsidRDefault="00E762FC"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MIDAS Business Partners</w:t>
            </w:r>
          </w:p>
        </w:tc>
        <w:tc>
          <w:tcPr>
            <w:tcW w:w="225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 xml:space="preserve">Web-Based </w:t>
            </w:r>
          </w:p>
        </w:tc>
        <w:tc>
          <w:tcPr>
            <w:tcW w:w="2070" w:type="dxa"/>
            <w:tcBorders>
              <w:top w:val="single" w:sz="8" w:space="0" w:color="000000"/>
              <w:left w:val="nil"/>
              <w:bottom w:val="nil"/>
              <w:right w:val="single" w:sz="8" w:space="0" w:color="auto"/>
            </w:tcBorders>
            <w:shd w:val="clear" w:color="auto" w:fill="auto"/>
            <w:noWrap/>
            <w:hideMark/>
          </w:tcPr>
          <w:p w:rsidR="00E762FC" w:rsidRPr="00E762FC" w:rsidRDefault="00E762FC"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2</w:t>
            </w:r>
          </w:p>
        </w:tc>
      </w:tr>
      <w:tr w:rsidR="00D36084" w:rsidRPr="00E762FC" w:rsidTr="00E762FC">
        <w:trPr>
          <w:trHeight w:val="288"/>
        </w:trPr>
        <w:tc>
          <w:tcPr>
            <w:tcW w:w="5055" w:type="dxa"/>
            <w:tcBorders>
              <w:top w:val="single" w:sz="8" w:space="0" w:color="000000"/>
              <w:left w:val="single" w:sz="8" w:space="0" w:color="auto"/>
              <w:bottom w:val="nil"/>
              <w:right w:val="single" w:sz="8" w:space="0" w:color="auto"/>
            </w:tcBorders>
            <w:shd w:val="clear" w:color="auto" w:fill="auto"/>
            <w:noWrap/>
            <w:hideMark/>
          </w:tcPr>
          <w:p w:rsidR="00D36084" w:rsidRPr="00E762FC" w:rsidRDefault="00D36084"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Product Master (Crop Tables)</w:t>
            </w:r>
          </w:p>
        </w:tc>
        <w:tc>
          <w:tcPr>
            <w:tcW w:w="2250" w:type="dxa"/>
            <w:tcBorders>
              <w:top w:val="single" w:sz="8" w:space="0" w:color="000000"/>
              <w:left w:val="nil"/>
              <w:bottom w:val="single" w:sz="4" w:space="0" w:color="auto"/>
              <w:right w:val="single" w:sz="8" w:space="0" w:color="auto"/>
            </w:tcBorders>
            <w:shd w:val="clear" w:color="auto" w:fill="auto"/>
            <w:noWrap/>
            <w:hideMark/>
          </w:tcPr>
          <w:p w:rsidR="00D36084" w:rsidRPr="00E762FC" w:rsidRDefault="00984332" w:rsidP="00E762FC">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Web-Based</w:t>
            </w:r>
          </w:p>
        </w:tc>
        <w:tc>
          <w:tcPr>
            <w:tcW w:w="2070" w:type="dxa"/>
            <w:tcBorders>
              <w:top w:val="single" w:sz="8" w:space="0" w:color="000000"/>
              <w:left w:val="nil"/>
              <w:bottom w:val="nil"/>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w:t>
            </w:r>
          </w:p>
        </w:tc>
      </w:tr>
      <w:tr w:rsidR="00D36084" w:rsidRPr="00E762FC" w:rsidTr="00E762FC">
        <w:trPr>
          <w:trHeight w:val="288"/>
        </w:trPr>
        <w:tc>
          <w:tcPr>
            <w:tcW w:w="5055" w:type="dxa"/>
            <w:tcBorders>
              <w:top w:val="single" w:sz="8" w:space="0" w:color="000000"/>
              <w:left w:val="single" w:sz="8" w:space="0" w:color="auto"/>
              <w:bottom w:val="nil"/>
              <w:right w:val="single" w:sz="8" w:space="0" w:color="auto"/>
            </w:tcBorders>
            <w:shd w:val="clear" w:color="auto" w:fill="auto"/>
            <w:noWrap/>
            <w:hideMark/>
          </w:tcPr>
          <w:p w:rsidR="00D36084" w:rsidRPr="00E762FC" w:rsidRDefault="00D36084"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Farm Records</w:t>
            </w:r>
          </w:p>
        </w:tc>
        <w:tc>
          <w:tcPr>
            <w:tcW w:w="2250" w:type="dxa"/>
            <w:tcBorders>
              <w:top w:val="single" w:sz="8" w:space="0" w:color="000000"/>
              <w:left w:val="nil"/>
              <w:bottom w:val="single" w:sz="4" w:space="0" w:color="auto"/>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Instructor-Led</w:t>
            </w:r>
          </w:p>
        </w:tc>
        <w:tc>
          <w:tcPr>
            <w:tcW w:w="2070" w:type="dxa"/>
            <w:tcBorders>
              <w:top w:val="single" w:sz="8" w:space="0" w:color="000000"/>
              <w:left w:val="nil"/>
              <w:bottom w:val="nil"/>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16</w:t>
            </w:r>
          </w:p>
        </w:tc>
      </w:tr>
      <w:tr w:rsidR="00D36084" w:rsidRPr="00E762FC" w:rsidTr="00E762FC">
        <w:trPr>
          <w:trHeight w:val="288"/>
        </w:trPr>
        <w:tc>
          <w:tcPr>
            <w:tcW w:w="5055" w:type="dxa"/>
            <w:tcBorders>
              <w:top w:val="single" w:sz="8" w:space="0" w:color="000000"/>
              <w:left w:val="single" w:sz="8" w:space="0" w:color="auto"/>
              <w:bottom w:val="nil"/>
              <w:right w:val="single" w:sz="8" w:space="0" w:color="auto"/>
            </w:tcBorders>
            <w:shd w:val="clear" w:color="auto" w:fill="auto"/>
            <w:noWrap/>
            <w:hideMark/>
          </w:tcPr>
          <w:p w:rsidR="00D36084" w:rsidRPr="00E762FC" w:rsidRDefault="00D36084"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Acreage Reporting</w:t>
            </w:r>
          </w:p>
        </w:tc>
        <w:tc>
          <w:tcPr>
            <w:tcW w:w="2250" w:type="dxa"/>
            <w:tcBorders>
              <w:top w:val="single" w:sz="8" w:space="0" w:color="000000"/>
              <w:left w:val="nil"/>
              <w:bottom w:val="single" w:sz="4" w:space="0" w:color="auto"/>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Instructor-Led</w:t>
            </w:r>
          </w:p>
        </w:tc>
        <w:tc>
          <w:tcPr>
            <w:tcW w:w="2070" w:type="dxa"/>
            <w:tcBorders>
              <w:top w:val="single" w:sz="8" w:space="0" w:color="000000"/>
              <w:left w:val="nil"/>
              <w:bottom w:val="nil"/>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8</w:t>
            </w:r>
          </w:p>
        </w:tc>
      </w:tr>
      <w:tr w:rsidR="00D36084" w:rsidRPr="00E762FC" w:rsidTr="00E762FC">
        <w:trPr>
          <w:trHeight w:val="288"/>
        </w:trPr>
        <w:tc>
          <w:tcPr>
            <w:tcW w:w="5055" w:type="dxa"/>
            <w:tcBorders>
              <w:top w:val="single" w:sz="8" w:space="0" w:color="000000"/>
              <w:left w:val="single" w:sz="8" w:space="0" w:color="auto"/>
              <w:bottom w:val="nil"/>
              <w:right w:val="single" w:sz="8" w:space="0" w:color="auto"/>
            </w:tcBorders>
            <w:shd w:val="clear" w:color="auto" w:fill="auto"/>
            <w:noWrap/>
            <w:hideMark/>
          </w:tcPr>
          <w:p w:rsidR="00D36084" w:rsidRPr="00E762FC" w:rsidRDefault="00D36084"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Basic Analytics</w:t>
            </w:r>
          </w:p>
        </w:tc>
        <w:tc>
          <w:tcPr>
            <w:tcW w:w="2250" w:type="dxa"/>
            <w:tcBorders>
              <w:top w:val="single" w:sz="8" w:space="0" w:color="000000"/>
              <w:left w:val="nil"/>
              <w:bottom w:val="single" w:sz="4" w:space="0" w:color="auto"/>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Instructor-Led</w:t>
            </w:r>
          </w:p>
        </w:tc>
        <w:tc>
          <w:tcPr>
            <w:tcW w:w="2070" w:type="dxa"/>
            <w:tcBorders>
              <w:top w:val="single" w:sz="8" w:space="0" w:color="000000"/>
              <w:left w:val="nil"/>
              <w:bottom w:val="nil"/>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8</w:t>
            </w:r>
          </w:p>
        </w:tc>
      </w:tr>
      <w:tr w:rsidR="00D36084" w:rsidRPr="00E762FC" w:rsidTr="00E762FC">
        <w:trPr>
          <w:trHeight w:val="312"/>
        </w:trPr>
        <w:tc>
          <w:tcPr>
            <w:tcW w:w="5055" w:type="dxa"/>
            <w:tcBorders>
              <w:top w:val="single" w:sz="8" w:space="0" w:color="000000"/>
              <w:left w:val="single" w:sz="8" w:space="0" w:color="auto"/>
              <w:bottom w:val="single" w:sz="4" w:space="0" w:color="auto"/>
              <w:right w:val="single" w:sz="8" w:space="0" w:color="auto"/>
            </w:tcBorders>
            <w:shd w:val="clear" w:color="auto" w:fill="auto"/>
            <w:noWrap/>
            <w:hideMark/>
          </w:tcPr>
          <w:p w:rsidR="00D36084" w:rsidRPr="00E762FC" w:rsidRDefault="00D36084" w:rsidP="00E762FC">
            <w:pPr>
              <w:spacing w:after="0" w:line="240" w:lineRule="auto"/>
              <w:rPr>
                <w:rFonts w:ascii="Arial" w:eastAsia="Times New Roman" w:hAnsi="Arial" w:cs="Arial"/>
                <w:color w:val="000000"/>
                <w:sz w:val="20"/>
                <w:szCs w:val="20"/>
              </w:rPr>
            </w:pPr>
            <w:r w:rsidRPr="00E762FC">
              <w:rPr>
                <w:rFonts w:ascii="Arial" w:eastAsia="Times New Roman" w:hAnsi="Arial" w:cs="Arial"/>
                <w:color w:val="000000"/>
                <w:sz w:val="20"/>
                <w:szCs w:val="20"/>
              </w:rPr>
              <w:t>Advanced Analytics</w:t>
            </w:r>
          </w:p>
        </w:tc>
        <w:tc>
          <w:tcPr>
            <w:tcW w:w="2250" w:type="dxa"/>
            <w:tcBorders>
              <w:top w:val="single" w:sz="8" w:space="0" w:color="000000"/>
              <w:left w:val="nil"/>
              <w:bottom w:val="single" w:sz="4" w:space="0" w:color="auto"/>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Instructor-Led</w:t>
            </w:r>
          </w:p>
        </w:tc>
        <w:tc>
          <w:tcPr>
            <w:tcW w:w="2070" w:type="dxa"/>
            <w:tcBorders>
              <w:top w:val="single" w:sz="8" w:space="0" w:color="000000"/>
              <w:left w:val="nil"/>
              <w:bottom w:val="single" w:sz="4" w:space="0" w:color="auto"/>
              <w:right w:val="single" w:sz="8" w:space="0" w:color="auto"/>
            </w:tcBorders>
            <w:shd w:val="clear" w:color="auto" w:fill="auto"/>
            <w:noWrap/>
            <w:hideMark/>
          </w:tcPr>
          <w:p w:rsidR="00D36084" w:rsidRPr="00E762FC" w:rsidRDefault="00D36084" w:rsidP="00E762FC">
            <w:pPr>
              <w:spacing w:after="0" w:line="240" w:lineRule="auto"/>
              <w:jc w:val="center"/>
              <w:rPr>
                <w:rFonts w:ascii="Arial" w:eastAsia="Times New Roman" w:hAnsi="Arial" w:cs="Arial"/>
                <w:color w:val="000000"/>
                <w:sz w:val="20"/>
                <w:szCs w:val="20"/>
              </w:rPr>
            </w:pPr>
            <w:r w:rsidRPr="00E762FC">
              <w:rPr>
                <w:rFonts w:ascii="Arial" w:eastAsia="Times New Roman" w:hAnsi="Arial" w:cs="Arial"/>
                <w:color w:val="000000"/>
                <w:sz w:val="20"/>
                <w:szCs w:val="20"/>
              </w:rPr>
              <w:t>8</w:t>
            </w:r>
          </w:p>
        </w:tc>
      </w:tr>
    </w:tbl>
    <w:p w:rsidR="009F55DA" w:rsidRDefault="009F55DA" w:rsidP="00031210">
      <w:pPr>
        <w:pStyle w:val="USDABody"/>
      </w:pPr>
    </w:p>
    <w:p w:rsidR="009F55DA" w:rsidRDefault="009F55DA" w:rsidP="009F55DA">
      <w:pPr>
        <w:pStyle w:val="USDAHeading1"/>
        <w:numPr>
          <w:ilvl w:val="0"/>
          <w:numId w:val="0"/>
        </w:numPr>
        <w:ind w:left="432" w:hanging="432"/>
      </w:pPr>
      <w:bookmarkStart w:id="275" w:name="_Toc335924121"/>
      <w:r>
        <w:t>Appendix</w:t>
      </w:r>
      <w:r w:rsidR="00364AE1">
        <w:t xml:space="preserve"> </w:t>
      </w:r>
      <w:r w:rsidR="00CD75A4">
        <w:t>F</w:t>
      </w:r>
      <w:r>
        <w:t>:  FSA End-User Population Training Plan</w:t>
      </w:r>
      <w:bookmarkEnd w:id="275"/>
    </w:p>
    <w:p w:rsidR="009F55DA" w:rsidRDefault="009F55DA" w:rsidP="009F55DA">
      <w:pPr>
        <w:pStyle w:val="USDABody"/>
      </w:pPr>
      <w:r>
        <w:t>Place holder for the OCM Training plan</w:t>
      </w:r>
    </w:p>
    <w:p w:rsidR="009F55DA" w:rsidRDefault="009F55DA" w:rsidP="00031210">
      <w:pPr>
        <w:pStyle w:val="USDABody"/>
        <w:rPr>
          <w:ins w:id="276" w:author="eugene.deloatch" w:date="2012-09-19T17:36:00Z"/>
        </w:rPr>
      </w:pPr>
    </w:p>
    <w:p w:rsidR="00C273E3" w:rsidRDefault="00C273E3" w:rsidP="00C273E3">
      <w:pPr>
        <w:pStyle w:val="USDAHeading1"/>
        <w:numPr>
          <w:ilvl w:val="0"/>
          <w:numId w:val="0"/>
        </w:numPr>
        <w:tabs>
          <w:tab w:val="left" w:pos="720"/>
        </w:tabs>
        <w:ind w:left="432" w:hanging="432"/>
      </w:pPr>
      <w:bookmarkStart w:id="277" w:name="_Toc335924122"/>
      <w:r>
        <w:lastRenderedPageBreak/>
        <w:t>Appendix G:  Training Data Approach</w:t>
      </w:r>
      <w:bookmarkEnd w:id="277"/>
    </w:p>
    <w:p w:rsidR="00C273E3" w:rsidRPr="00C273E3" w:rsidRDefault="00C273E3" w:rsidP="00C273E3">
      <w:pPr>
        <w:pStyle w:val="USDAHeading3"/>
        <w:rPr>
          <w:rFonts w:ascii="Times New Roman" w:hAnsi="Times New Roman"/>
        </w:rPr>
      </w:pPr>
      <w:bookmarkStart w:id="278" w:name="_Toc334018903"/>
      <w:bookmarkStart w:id="279" w:name="_Toc335924123"/>
      <w:r w:rsidRPr="00C273E3">
        <w:rPr>
          <w:rFonts w:ascii="Times New Roman" w:hAnsi="Times New Roman"/>
        </w:rPr>
        <w:t>Training Approach</w:t>
      </w:r>
      <w:bookmarkEnd w:id="278"/>
      <w:bookmarkEnd w:id="279"/>
    </w:p>
    <w:p w:rsidR="00C273E3" w:rsidRPr="00C273E3" w:rsidRDefault="00C273E3" w:rsidP="00C273E3">
      <w:pPr>
        <w:pStyle w:val="USDAHeading3"/>
        <w:numPr>
          <w:ilvl w:val="0"/>
          <w:numId w:val="0"/>
        </w:numPr>
        <w:ind w:left="720"/>
        <w:rPr>
          <w:rFonts w:ascii="Times New Roman" w:hAnsi="Times New Roman"/>
          <w:b w:val="0"/>
        </w:rPr>
      </w:pPr>
      <w:bookmarkStart w:id="280" w:name="_Toc335921424"/>
      <w:bookmarkStart w:id="281" w:name="_Toc335924124"/>
      <w:r w:rsidRPr="00C273E3">
        <w:rPr>
          <w:rFonts w:ascii="Times New Roman" w:hAnsi="Times New Roman"/>
          <w:b w:val="0"/>
        </w:rPr>
        <w:t>The training approach for rolling out training to end-users is a combination of Web Based Training (WBT) and Instructor Lead Training (ILT). The use of prerequisite Web Based Training courses ensures users will get the most out of ILT sessions while cutting down the amount of time they will have to spend in the classroom.</w:t>
      </w:r>
      <w:bookmarkEnd w:id="280"/>
      <w:bookmarkEnd w:id="281"/>
    </w:p>
    <w:p w:rsidR="00C273E3" w:rsidRPr="00C273E3" w:rsidRDefault="00C273E3" w:rsidP="00C273E3">
      <w:pPr>
        <w:pStyle w:val="USDAHeading3"/>
        <w:numPr>
          <w:ilvl w:val="0"/>
          <w:numId w:val="0"/>
        </w:numPr>
        <w:ind w:left="720"/>
        <w:rPr>
          <w:rFonts w:ascii="Times New Roman" w:hAnsi="Times New Roman"/>
          <w:b w:val="0"/>
        </w:rPr>
      </w:pPr>
      <w:bookmarkStart w:id="282" w:name="_Toc335921425"/>
      <w:bookmarkStart w:id="283" w:name="_Toc335924125"/>
      <w:r w:rsidRPr="00C273E3">
        <w:rPr>
          <w:rFonts w:ascii="Times New Roman" w:hAnsi="Times New Roman"/>
          <w:b w:val="0"/>
        </w:rPr>
        <w:t>Training Deliver is three-phased:</w:t>
      </w:r>
      <w:bookmarkEnd w:id="282"/>
      <w:bookmarkEnd w:id="283"/>
    </w:p>
    <w:p w:rsidR="00C273E3" w:rsidRPr="00C273E3" w:rsidRDefault="00C273E3" w:rsidP="00C273E3">
      <w:pPr>
        <w:pStyle w:val="USDAHeading3"/>
        <w:numPr>
          <w:ilvl w:val="0"/>
          <w:numId w:val="0"/>
        </w:numPr>
        <w:ind w:left="720"/>
        <w:rPr>
          <w:rFonts w:ascii="Times New Roman" w:hAnsi="Times New Roman"/>
          <w:b w:val="0"/>
        </w:rPr>
      </w:pPr>
      <w:bookmarkStart w:id="284" w:name="_Toc335921426"/>
      <w:bookmarkStart w:id="285" w:name="_Toc335924126"/>
      <w:r w:rsidRPr="00C273E3">
        <w:rPr>
          <w:rFonts w:ascii="Times New Roman" w:hAnsi="Times New Roman"/>
          <w:b w:val="0"/>
        </w:rPr>
        <w:t>Training Super Users (approximately 70) – Super Users will receive two weeks of training provided by the SI Training Development Team in Washington, DC.</w:t>
      </w:r>
      <w:bookmarkEnd w:id="284"/>
      <w:bookmarkEnd w:id="285"/>
    </w:p>
    <w:p w:rsidR="00C273E3" w:rsidRPr="00C273E3" w:rsidRDefault="00C273E3" w:rsidP="00C273E3">
      <w:pPr>
        <w:pStyle w:val="USDAHeading3"/>
        <w:numPr>
          <w:ilvl w:val="0"/>
          <w:numId w:val="0"/>
        </w:numPr>
        <w:ind w:left="720"/>
        <w:rPr>
          <w:rFonts w:ascii="Times New Roman" w:hAnsi="Times New Roman"/>
          <w:b w:val="0"/>
        </w:rPr>
      </w:pPr>
      <w:bookmarkStart w:id="286" w:name="_Toc335921427"/>
      <w:bookmarkStart w:id="287" w:name="_Toc335924127"/>
      <w:r w:rsidRPr="00C273E3">
        <w:rPr>
          <w:rFonts w:ascii="Times New Roman" w:hAnsi="Times New Roman"/>
          <w:b w:val="0"/>
        </w:rPr>
        <w:t>Training State Trainers (approximately 450) – State trainers will receive two week of training provided by Super Users and the SI Training Team in Kansas City.</w:t>
      </w:r>
      <w:bookmarkEnd w:id="286"/>
      <w:bookmarkEnd w:id="287"/>
    </w:p>
    <w:p w:rsidR="00C273E3" w:rsidRPr="00C273E3" w:rsidRDefault="00C273E3" w:rsidP="00C273E3">
      <w:pPr>
        <w:pStyle w:val="USDAHeading3"/>
        <w:numPr>
          <w:ilvl w:val="0"/>
          <w:numId w:val="0"/>
        </w:numPr>
        <w:ind w:left="720"/>
        <w:rPr>
          <w:rFonts w:ascii="Times New Roman" w:hAnsi="Times New Roman"/>
          <w:b w:val="0"/>
        </w:rPr>
      </w:pPr>
      <w:bookmarkStart w:id="288" w:name="_Toc335921428"/>
      <w:bookmarkStart w:id="289" w:name="_Toc335924128"/>
      <w:r w:rsidRPr="00C273E3">
        <w:rPr>
          <w:rFonts w:ascii="Times New Roman" w:hAnsi="Times New Roman"/>
          <w:b w:val="0"/>
        </w:rPr>
        <w:t>Training End-Users (approximately 9000) – End-Users will receive one week of training, approximately 32 classroom hours, provided by State Trainers at local training sites.</w:t>
      </w:r>
      <w:bookmarkEnd w:id="288"/>
      <w:bookmarkEnd w:id="289"/>
    </w:p>
    <w:p w:rsidR="00C273E3" w:rsidRPr="00C273E3" w:rsidRDefault="00C273E3" w:rsidP="00C273E3">
      <w:pPr>
        <w:pStyle w:val="USDAHeading3"/>
        <w:numPr>
          <w:ilvl w:val="0"/>
          <w:numId w:val="0"/>
        </w:numPr>
        <w:ind w:left="720"/>
        <w:rPr>
          <w:rFonts w:ascii="Times New Roman" w:hAnsi="Times New Roman"/>
          <w:b w:val="0"/>
        </w:rPr>
      </w:pPr>
      <w:bookmarkStart w:id="290" w:name="_Toc335921429"/>
      <w:bookmarkStart w:id="291" w:name="_Toc335924129"/>
      <w:r w:rsidRPr="00C273E3">
        <w:rPr>
          <w:rFonts w:ascii="Times New Roman" w:hAnsi="Times New Roman"/>
          <w:b w:val="0"/>
        </w:rPr>
        <w:t>All trainings will include a combination of the following options for practice:</w:t>
      </w:r>
      <w:bookmarkEnd w:id="290"/>
      <w:bookmarkEnd w:id="291"/>
    </w:p>
    <w:p w:rsidR="00C273E3" w:rsidRPr="00C273E3" w:rsidRDefault="00C273E3" w:rsidP="00C273E3">
      <w:pPr>
        <w:pStyle w:val="USDAHeading3"/>
        <w:numPr>
          <w:ilvl w:val="0"/>
          <w:numId w:val="0"/>
        </w:numPr>
        <w:ind w:left="720"/>
        <w:rPr>
          <w:rFonts w:ascii="Times New Roman" w:hAnsi="Times New Roman"/>
          <w:b w:val="0"/>
        </w:rPr>
      </w:pPr>
      <w:bookmarkStart w:id="292" w:name="_Toc335921430"/>
      <w:bookmarkStart w:id="293" w:name="_Toc335924130"/>
      <w:r w:rsidRPr="00C273E3">
        <w:rPr>
          <w:rFonts w:ascii="Times New Roman" w:hAnsi="Times New Roman"/>
          <w:b w:val="0"/>
        </w:rPr>
        <w:t>Simulation – Pre-recorded transaction that can be played at each student’s computer to see all steps required to perform exercise.</w:t>
      </w:r>
      <w:bookmarkEnd w:id="292"/>
      <w:bookmarkEnd w:id="293"/>
    </w:p>
    <w:p w:rsidR="00C273E3" w:rsidRPr="00C273E3" w:rsidRDefault="00C273E3" w:rsidP="00C273E3">
      <w:pPr>
        <w:pStyle w:val="USDAHeading3"/>
        <w:numPr>
          <w:ilvl w:val="0"/>
          <w:numId w:val="0"/>
        </w:numPr>
        <w:ind w:left="720"/>
        <w:rPr>
          <w:rFonts w:ascii="Times New Roman" w:hAnsi="Times New Roman"/>
          <w:b w:val="0"/>
        </w:rPr>
      </w:pPr>
      <w:bookmarkStart w:id="294" w:name="_Toc335921431"/>
      <w:bookmarkStart w:id="295" w:name="_Toc335924131"/>
      <w:r w:rsidRPr="00C273E3">
        <w:rPr>
          <w:rFonts w:ascii="Times New Roman" w:hAnsi="Times New Roman"/>
          <w:b w:val="0"/>
        </w:rPr>
        <w:t>Demonstrations – Transaction executed by the instructor while the students watch instructor’s screen. Can be live or a pre-recorded simulation.</w:t>
      </w:r>
      <w:bookmarkEnd w:id="294"/>
      <w:bookmarkEnd w:id="295"/>
    </w:p>
    <w:p w:rsidR="00C273E3" w:rsidRPr="00C273E3" w:rsidRDefault="00C273E3" w:rsidP="00C273E3">
      <w:pPr>
        <w:pStyle w:val="USDAHeading3"/>
        <w:numPr>
          <w:ilvl w:val="0"/>
          <w:numId w:val="0"/>
        </w:numPr>
        <w:ind w:left="720"/>
        <w:rPr>
          <w:rFonts w:ascii="Times New Roman" w:hAnsi="Times New Roman"/>
          <w:b w:val="0"/>
        </w:rPr>
      </w:pPr>
      <w:bookmarkStart w:id="296" w:name="_Toc335921432"/>
      <w:bookmarkStart w:id="297" w:name="_Toc335924132"/>
      <w:r w:rsidRPr="00C273E3">
        <w:rPr>
          <w:rFonts w:ascii="Times New Roman" w:hAnsi="Times New Roman"/>
          <w:b w:val="0"/>
        </w:rPr>
        <w:t>Capstone Exercise – Series of exercises performed at the end of a course to demonstrate knowledge of the end to end process. The Capstone will be performed by an instructor on a live system while students watch.</w:t>
      </w:r>
      <w:bookmarkEnd w:id="296"/>
      <w:bookmarkEnd w:id="297"/>
    </w:p>
    <w:p w:rsidR="00C273E3" w:rsidRPr="00C273E3" w:rsidRDefault="00C273E3" w:rsidP="00C273E3">
      <w:pPr>
        <w:pStyle w:val="USDAHeading3"/>
        <w:numPr>
          <w:ilvl w:val="0"/>
          <w:numId w:val="0"/>
        </w:numPr>
        <w:ind w:left="720"/>
        <w:rPr>
          <w:rFonts w:ascii="Times New Roman" w:hAnsi="Times New Roman"/>
          <w:b w:val="0"/>
        </w:rPr>
      </w:pPr>
      <w:bookmarkStart w:id="298" w:name="_Toc335921433"/>
      <w:bookmarkStart w:id="299" w:name="_Toc335924133"/>
      <w:r w:rsidRPr="00C273E3">
        <w:rPr>
          <w:rFonts w:ascii="Times New Roman" w:hAnsi="Times New Roman"/>
          <w:b w:val="0"/>
        </w:rPr>
        <w:t>ILT Exercises – Super Users and State Trainers will have the ability to participate in live training exercises in addition to Simulations.</w:t>
      </w:r>
      <w:bookmarkEnd w:id="298"/>
      <w:bookmarkEnd w:id="299"/>
    </w:p>
    <w:p w:rsidR="00C273E3" w:rsidRPr="00C273E3" w:rsidRDefault="00C273E3" w:rsidP="00C273E3">
      <w:pPr>
        <w:pStyle w:val="USDAHeading3"/>
        <w:rPr>
          <w:rFonts w:ascii="Times New Roman" w:hAnsi="Times New Roman"/>
        </w:rPr>
      </w:pPr>
      <w:bookmarkStart w:id="300" w:name="_Toc334018904"/>
      <w:bookmarkStart w:id="301" w:name="_Toc335924134"/>
      <w:r w:rsidRPr="00C273E3">
        <w:rPr>
          <w:rFonts w:ascii="Times New Roman" w:hAnsi="Times New Roman"/>
        </w:rPr>
        <w:t>Delivery Method</w:t>
      </w:r>
      <w:bookmarkEnd w:id="300"/>
      <w:bookmarkEnd w:id="301"/>
    </w:p>
    <w:p w:rsidR="00C273E3" w:rsidRPr="00C273E3" w:rsidRDefault="00C273E3" w:rsidP="00C273E3">
      <w:pPr>
        <w:pStyle w:val="USDAHeading3"/>
        <w:numPr>
          <w:ilvl w:val="0"/>
          <w:numId w:val="0"/>
        </w:numPr>
        <w:ind w:left="720"/>
        <w:rPr>
          <w:rFonts w:ascii="Times New Roman" w:hAnsi="Times New Roman"/>
          <w:b w:val="0"/>
        </w:rPr>
      </w:pPr>
      <w:bookmarkStart w:id="302" w:name="_Toc335921435"/>
      <w:bookmarkStart w:id="303" w:name="_Toc335924135"/>
      <w:r w:rsidRPr="00C273E3">
        <w:rPr>
          <w:rFonts w:ascii="Times New Roman" w:hAnsi="Times New Roman"/>
          <w:b w:val="0"/>
        </w:rPr>
        <w:t>Training will be delivered as follows:</w:t>
      </w:r>
      <w:bookmarkEnd w:id="302"/>
      <w:bookmarkEnd w:id="303"/>
    </w:p>
    <w:p w:rsidR="00C273E3" w:rsidRPr="00C273E3" w:rsidRDefault="00C273E3" w:rsidP="00C273E3">
      <w:pPr>
        <w:pStyle w:val="USDAHeading3"/>
        <w:numPr>
          <w:ilvl w:val="0"/>
          <w:numId w:val="0"/>
        </w:numPr>
        <w:ind w:left="720"/>
        <w:rPr>
          <w:rFonts w:ascii="Times New Roman" w:hAnsi="Times New Roman"/>
          <w:b w:val="0"/>
        </w:rPr>
      </w:pPr>
      <w:bookmarkStart w:id="304" w:name="_Toc335921436"/>
      <w:bookmarkStart w:id="305" w:name="_Toc335924136"/>
      <w:r w:rsidRPr="00C273E3">
        <w:rPr>
          <w:rFonts w:ascii="Times New Roman" w:hAnsi="Times New Roman"/>
          <w:b w:val="0"/>
        </w:rPr>
        <w:t>Instructors will deliver the demonstrations (interlaced throughout ILT courses) using uPerform Simulations as students follow along using work instructions derived from the simulations.</w:t>
      </w:r>
      <w:bookmarkEnd w:id="304"/>
      <w:bookmarkEnd w:id="305"/>
    </w:p>
    <w:p w:rsidR="00C273E3" w:rsidRPr="00C273E3" w:rsidRDefault="00C273E3" w:rsidP="00C273E3">
      <w:pPr>
        <w:pStyle w:val="USDAHeading3"/>
        <w:numPr>
          <w:ilvl w:val="0"/>
          <w:numId w:val="0"/>
        </w:numPr>
        <w:ind w:left="720"/>
        <w:rPr>
          <w:rFonts w:ascii="Times New Roman" w:hAnsi="Times New Roman"/>
          <w:b w:val="0"/>
        </w:rPr>
      </w:pPr>
      <w:bookmarkStart w:id="306" w:name="_Toc335921437"/>
      <w:bookmarkStart w:id="307" w:name="_Toc335924137"/>
      <w:r w:rsidRPr="00C273E3">
        <w:rPr>
          <w:rFonts w:ascii="Times New Roman" w:hAnsi="Times New Roman"/>
          <w:b w:val="0"/>
        </w:rPr>
        <w:lastRenderedPageBreak/>
        <w:t>Students will perform exercises (also interlaced throughout ILT courses) using uPerform Simulations. Exercises are normally variations of the instructor delivered demonstration. As an example in the Business Partner course the instructor will demonstrate how a Conservatorship is set up in MIDAS followed by the students doing exercises to set up an FSA Power of Attorney, a Guardianship, and Spousal Signature.</w:t>
      </w:r>
      <w:bookmarkEnd w:id="306"/>
      <w:bookmarkEnd w:id="307"/>
    </w:p>
    <w:p w:rsidR="00C273E3" w:rsidRPr="00C273E3" w:rsidRDefault="00C273E3" w:rsidP="00C273E3">
      <w:pPr>
        <w:pStyle w:val="USDAHeading3"/>
        <w:numPr>
          <w:ilvl w:val="0"/>
          <w:numId w:val="0"/>
        </w:numPr>
        <w:ind w:left="720"/>
        <w:rPr>
          <w:rFonts w:ascii="Times New Roman" w:hAnsi="Times New Roman"/>
          <w:b w:val="0"/>
        </w:rPr>
      </w:pPr>
      <w:bookmarkStart w:id="308" w:name="_Toc335921438"/>
      <w:bookmarkStart w:id="309" w:name="_Toc335924138"/>
      <w:r w:rsidRPr="00C273E3">
        <w:rPr>
          <w:rFonts w:ascii="Times New Roman" w:hAnsi="Times New Roman"/>
          <w:b w:val="0"/>
        </w:rPr>
        <w:t>Instructors will deliver a Capstone Scenario demonstration, used to summarize what has been shown in the course, in a live environment. As an example the Capstone Scenario demonstration for the Inventory Reporting course is to set up an Inventory Report, make any needed updates, and certify the report.</w:t>
      </w:r>
      <w:bookmarkEnd w:id="308"/>
      <w:bookmarkEnd w:id="309"/>
    </w:p>
    <w:p w:rsidR="00C273E3" w:rsidRDefault="00C273E3" w:rsidP="00C273E3">
      <w:pPr>
        <w:pStyle w:val="USDAHeading3"/>
        <w:numPr>
          <w:ilvl w:val="0"/>
          <w:numId w:val="0"/>
        </w:numPr>
        <w:ind w:left="720"/>
        <w:rPr>
          <w:rFonts w:ascii="Times New Roman" w:hAnsi="Times New Roman"/>
          <w:b w:val="0"/>
        </w:rPr>
      </w:pPr>
      <w:bookmarkStart w:id="310" w:name="_Toc335921439"/>
      <w:bookmarkStart w:id="311" w:name="_Toc335924139"/>
      <w:r w:rsidRPr="00C273E3">
        <w:rPr>
          <w:rFonts w:ascii="Times New Roman" w:hAnsi="Times New Roman"/>
          <w:b w:val="0"/>
        </w:rPr>
        <w:t>The mixture of Simulations with the Live Environment provides the most effective training delivery we can achieve given the constraints facing the program. The use of the Live Environment is particularly valuable as it allows the instructor to provide additional instructions on areas students are having issues with. As an example, in the Inventory Reporting course if students were having trouble understanding how to look up commodities in MIDAS the instructor could look up the same commodity in the scenario data script but using different search criteria.</w:t>
      </w:r>
      <w:bookmarkEnd w:id="310"/>
      <w:bookmarkEnd w:id="311"/>
    </w:p>
    <w:p w:rsidR="00C273E3" w:rsidRPr="00C273E3" w:rsidRDefault="00C273E3" w:rsidP="00C273E3">
      <w:pPr>
        <w:pStyle w:val="USDAHeading3"/>
        <w:numPr>
          <w:ilvl w:val="0"/>
          <w:numId w:val="0"/>
        </w:numPr>
        <w:ind w:left="720"/>
        <w:rPr>
          <w:rFonts w:ascii="Times New Roman" w:hAnsi="Times New Roman"/>
        </w:rPr>
      </w:pPr>
    </w:p>
    <w:p w:rsidR="00C273E3" w:rsidRDefault="00C273E3" w:rsidP="00C273E3">
      <w:pPr>
        <w:pStyle w:val="USDAHeading1"/>
        <w:numPr>
          <w:ilvl w:val="0"/>
          <w:numId w:val="0"/>
        </w:numPr>
        <w:tabs>
          <w:tab w:val="left" w:pos="720"/>
        </w:tabs>
        <w:ind w:left="432" w:hanging="432"/>
      </w:pPr>
      <w:bookmarkStart w:id="312" w:name="_Toc335924140"/>
      <w:r>
        <w:t>Appendix H:  Training Architecture</w:t>
      </w:r>
      <w:bookmarkEnd w:id="312"/>
    </w:p>
    <w:p w:rsidR="00C273E3" w:rsidRPr="00C273E3" w:rsidRDefault="00C273E3" w:rsidP="00C273E3">
      <w:pPr>
        <w:pStyle w:val="USDAHeading3"/>
        <w:rPr>
          <w:rFonts w:ascii="Times New Roman" w:hAnsi="Times New Roman"/>
        </w:rPr>
      </w:pPr>
      <w:bookmarkStart w:id="313" w:name="_Toc334018906"/>
      <w:bookmarkStart w:id="314" w:name="_Toc335924141"/>
      <w:r w:rsidRPr="00C273E3">
        <w:rPr>
          <w:rFonts w:ascii="Times New Roman" w:hAnsi="Times New Roman"/>
        </w:rPr>
        <w:t>Structure</w:t>
      </w:r>
      <w:bookmarkEnd w:id="313"/>
      <w:bookmarkEnd w:id="314"/>
    </w:p>
    <w:p w:rsidR="00C273E3" w:rsidRPr="00C273E3" w:rsidRDefault="00C273E3" w:rsidP="00C273E3">
      <w:pPr>
        <w:pStyle w:val="USDAHeading3"/>
        <w:numPr>
          <w:ilvl w:val="0"/>
          <w:numId w:val="0"/>
        </w:numPr>
        <w:ind w:left="720"/>
        <w:rPr>
          <w:rFonts w:ascii="Times New Roman" w:hAnsi="Times New Roman"/>
          <w:b w:val="0"/>
        </w:rPr>
      </w:pPr>
      <w:bookmarkStart w:id="315" w:name="_Toc335921442"/>
      <w:bookmarkStart w:id="316" w:name="_Toc335924142"/>
      <w:r w:rsidRPr="00C273E3">
        <w:rPr>
          <w:rFonts w:ascii="Times New Roman" w:hAnsi="Times New Roman"/>
          <w:b w:val="0"/>
        </w:rPr>
        <w:t>There will be two training instances:</w:t>
      </w:r>
      <w:bookmarkEnd w:id="315"/>
      <w:bookmarkEnd w:id="316"/>
    </w:p>
    <w:p w:rsidR="00C273E3" w:rsidRPr="00C273E3" w:rsidRDefault="00C273E3" w:rsidP="00C273E3">
      <w:pPr>
        <w:pStyle w:val="USDAHeading3"/>
        <w:numPr>
          <w:ilvl w:val="0"/>
          <w:numId w:val="0"/>
        </w:numPr>
        <w:ind w:left="720"/>
        <w:rPr>
          <w:rFonts w:ascii="Times New Roman" w:hAnsi="Times New Roman"/>
          <w:b w:val="0"/>
        </w:rPr>
      </w:pPr>
      <w:bookmarkStart w:id="317" w:name="_Toc335921443"/>
      <w:bookmarkStart w:id="318" w:name="_Toc335924143"/>
      <w:r w:rsidRPr="00C273E3">
        <w:rPr>
          <w:rFonts w:ascii="Times New Roman" w:hAnsi="Times New Roman"/>
          <w:b w:val="0"/>
        </w:rPr>
        <w:t>CRM with GIS – an environment in which the standard tasks performed in County Offices, such as updating Farm Records, or creating Acreage and Inventory Reports can be replicated.</w:t>
      </w:r>
      <w:bookmarkEnd w:id="317"/>
      <w:bookmarkEnd w:id="318"/>
    </w:p>
    <w:p w:rsidR="00C273E3" w:rsidRPr="00C273E3" w:rsidRDefault="00C273E3" w:rsidP="00C273E3">
      <w:pPr>
        <w:pStyle w:val="USDAHeading3"/>
        <w:numPr>
          <w:ilvl w:val="0"/>
          <w:numId w:val="0"/>
        </w:numPr>
        <w:ind w:left="720"/>
        <w:rPr>
          <w:rFonts w:ascii="Times New Roman" w:hAnsi="Times New Roman"/>
          <w:b w:val="0"/>
        </w:rPr>
      </w:pPr>
      <w:bookmarkStart w:id="319" w:name="_Toc335921444"/>
      <w:bookmarkStart w:id="320" w:name="_Toc335924144"/>
      <w:r w:rsidRPr="00C273E3">
        <w:rPr>
          <w:rFonts w:ascii="Times New Roman" w:hAnsi="Times New Roman"/>
          <w:b w:val="0"/>
        </w:rPr>
        <w:t>BW – an environment to allow creation, modification, and running of Analytic reports.</w:t>
      </w:r>
      <w:bookmarkEnd w:id="319"/>
      <w:bookmarkEnd w:id="320"/>
    </w:p>
    <w:p w:rsidR="00C273E3" w:rsidRPr="00C273E3" w:rsidRDefault="00C273E3" w:rsidP="00C273E3">
      <w:pPr>
        <w:pStyle w:val="USDAHeading3"/>
        <w:numPr>
          <w:ilvl w:val="0"/>
          <w:numId w:val="0"/>
        </w:numPr>
        <w:ind w:left="720"/>
        <w:rPr>
          <w:rFonts w:ascii="Times New Roman" w:hAnsi="Times New Roman"/>
          <w:b w:val="0"/>
        </w:rPr>
      </w:pPr>
      <w:bookmarkStart w:id="321" w:name="_Toc335921445"/>
      <w:bookmarkStart w:id="322" w:name="_Toc335924145"/>
      <w:r w:rsidRPr="00C273E3">
        <w:rPr>
          <w:rFonts w:ascii="Times New Roman" w:hAnsi="Times New Roman"/>
          <w:b w:val="0"/>
        </w:rPr>
        <w:t>The limitations imposed by GIS preclude having more than a single Training Delivery client in the Training Instance. The issues imposed upon the Data Strategy both this restriction will be discussed in other sections.</w:t>
      </w:r>
      <w:bookmarkEnd w:id="321"/>
      <w:bookmarkEnd w:id="322"/>
    </w:p>
    <w:p w:rsidR="00C273E3" w:rsidRPr="00C273E3" w:rsidRDefault="00C273E3" w:rsidP="00C273E3">
      <w:pPr>
        <w:pStyle w:val="USDAHeading3"/>
        <w:rPr>
          <w:rFonts w:ascii="Times New Roman" w:hAnsi="Times New Roman"/>
        </w:rPr>
      </w:pPr>
      <w:bookmarkStart w:id="323" w:name="_Toc334018907"/>
      <w:bookmarkStart w:id="324" w:name="_Toc335924146"/>
      <w:r w:rsidRPr="00C273E3">
        <w:rPr>
          <w:rFonts w:ascii="Times New Roman" w:hAnsi="Times New Roman"/>
        </w:rPr>
        <w:t>Infrastructure</w:t>
      </w:r>
      <w:bookmarkEnd w:id="323"/>
      <w:bookmarkEnd w:id="324"/>
    </w:p>
    <w:p w:rsidR="00C273E3" w:rsidRPr="00C273E3" w:rsidRDefault="00C273E3" w:rsidP="00C273E3">
      <w:pPr>
        <w:pStyle w:val="USDAHeading3"/>
        <w:numPr>
          <w:ilvl w:val="0"/>
          <w:numId w:val="0"/>
        </w:numPr>
        <w:ind w:left="720"/>
        <w:rPr>
          <w:rFonts w:ascii="Times New Roman" w:hAnsi="Times New Roman"/>
          <w:b w:val="0"/>
        </w:rPr>
      </w:pPr>
      <w:bookmarkStart w:id="325" w:name="_Toc335921447"/>
      <w:bookmarkStart w:id="326" w:name="_Toc335924147"/>
      <w:r w:rsidRPr="00C273E3">
        <w:rPr>
          <w:rFonts w:ascii="Times New Roman" w:hAnsi="Times New Roman"/>
          <w:b w:val="0"/>
        </w:rPr>
        <w:t>Servers – The servers for the CRM with GIS training instance can support no more than 500 concurrent users. Given that training is delivered as planned this should not be a critical factor. The critical points in the plan are the number of users in each phase, increases to these numbers could cause problems.</w:t>
      </w:r>
      <w:bookmarkEnd w:id="325"/>
      <w:bookmarkEnd w:id="326"/>
    </w:p>
    <w:p w:rsidR="00C273E3" w:rsidRPr="00C273E3" w:rsidRDefault="00C273E3" w:rsidP="00C273E3">
      <w:pPr>
        <w:pStyle w:val="USDAHeading3"/>
        <w:numPr>
          <w:ilvl w:val="0"/>
          <w:numId w:val="0"/>
        </w:numPr>
        <w:ind w:left="720"/>
        <w:rPr>
          <w:rFonts w:ascii="Times New Roman" w:hAnsi="Times New Roman"/>
          <w:b w:val="0"/>
        </w:rPr>
      </w:pPr>
      <w:bookmarkStart w:id="327" w:name="_Toc335921448"/>
      <w:bookmarkStart w:id="328" w:name="_Toc335924148"/>
      <w:r w:rsidRPr="00C273E3">
        <w:rPr>
          <w:rFonts w:ascii="Times New Roman" w:hAnsi="Times New Roman"/>
          <w:b w:val="0"/>
        </w:rPr>
        <w:lastRenderedPageBreak/>
        <w:t>Super User Training – 70 users in training has no capacity issues</w:t>
      </w:r>
      <w:bookmarkEnd w:id="327"/>
      <w:bookmarkEnd w:id="328"/>
    </w:p>
    <w:p w:rsidR="00C273E3" w:rsidRPr="00C273E3" w:rsidRDefault="00C273E3" w:rsidP="00C273E3">
      <w:pPr>
        <w:pStyle w:val="USDAHeading3"/>
        <w:numPr>
          <w:ilvl w:val="0"/>
          <w:numId w:val="0"/>
        </w:numPr>
        <w:ind w:left="720"/>
        <w:rPr>
          <w:rFonts w:ascii="Times New Roman" w:hAnsi="Times New Roman"/>
          <w:b w:val="0"/>
        </w:rPr>
      </w:pPr>
      <w:bookmarkStart w:id="329" w:name="_Toc335921449"/>
      <w:bookmarkStart w:id="330" w:name="_Toc335924149"/>
      <w:r w:rsidRPr="00C273E3">
        <w:rPr>
          <w:rFonts w:ascii="Times New Roman" w:hAnsi="Times New Roman"/>
          <w:b w:val="0"/>
        </w:rPr>
        <w:t>State Trainer Training (Train-the-Training) – a maximum of 500 trainees in a given week is not a capacity issue; increases could be a problem</w:t>
      </w:r>
      <w:bookmarkEnd w:id="329"/>
      <w:bookmarkEnd w:id="330"/>
    </w:p>
    <w:p w:rsidR="00C273E3" w:rsidRPr="00C273E3" w:rsidRDefault="00C273E3" w:rsidP="00C273E3">
      <w:pPr>
        <w:pStyle w:val="USDAHeading3"/>
        <w:numPr>
          <w:ilvl w:val="0"/>
          <w:numId w:val="0"/>
        </w:numPr>
        <w:ind w:left="720"/>
        <w:rPr>
          <w:rFonts w:ascii="Times New Roman" w:hAnsi="Times New Roman"/>
          <w:b w:val="0"/>
        </w:rPr>
      </w:pPr>
      <w:bookmarkStart w:id="331" w:name="_Toc335921450"/>
      <w:bookmarkStart w:id="332" w:name="_Toc335924150"/>
      <w:r w:rsidRPr="00C273E3">
        <w:rPr>
          <w:rFonts w:ascii="Times New Roman" w:hAnsi="Times New Roman"/>
          <w:b w:val="0"/>
        </w:rPr>
        <w:t>End-User Training – the current assumption is 200 or fewer classes per week which should impose no issues.</w:t>
      </w:r>
      <w:bookmarkEnd w:id="331"/>
      <w:bookmarkEnd w:id="332"/>
    </w:p>
    <w:p w:rsidR="00C273E3" w:rsidRPr="00C273E3" w:rsidRDefault="00C273E3" w:rsidP="00C273E3">
      <w:pPr>
        <w:pStyle w:val="USDAHeading3"/>
        <w:numPr>
          <w:ilvl w:val="0"/>
          <w:numId w:val="0"/>
        </w:numPr>
        <w:ind w:left="720"/>
        <w:rPr>
          <w:rFonts w:ascii="Times New Roman" w:hAnsi="Times New Roman"/>
          <w:b w:val="0"/>
        </w:rPr>
      </w:pPr>
      <w:bookmarkStart w:id="333" w:name="_Toc335921451"/>
      <w:bookmarkStart w:id="334" w:name="_Toc335924151"/>
      <w:r w:rsidRPr="00C273E3">
        <w:rPr>
          <w:rFonts w:ascii="Times New Roman" w:hAnsi="Times New Roman"/>
          <w:b w:val="0"/>
        </w:rPr>
        <w:t>Transmission Lines (Pipes) – the plan of live demonstrations only for the Capstone Scenarios delivered by the instructors should greatly cut down the load on the USDA MIS network.</w:t>
      </w:r>
      <w:bookmarkEnd w:id="333"/>
      <w:bookmarkEnd w:id="334"/>
    </w:p>
    <w:p w:rsidR="00C273E3" w:rsidRPr="00C273E3" w:rsidRDefault="00C273E3" w:rsidP="00C273E3">
      <w:pPr>
        <w:pStyle w:val="USDAHeading3"/>
        <w:numPr>
          <w:ilvl w:val="0"/>
          <w:numId w:val="0"/>
        </w:numPr>
        <w:ind w:left="720"/>
        <w:rPr>
          <w:rFonts w:ascii="Times New Roman" w:hAnsi="Times New Roman"/>
          <w:b w:val="0"/>
        </w:rPr>
      </w:pPr>
      <w:bookmarkStart w:id="335" w:name="_Toc335921452"/>
      <w:bookmarkStart w:id="336" w:name="_Toc335924152"/>
      <w:r w:rsidRPr="00C273E3">
        <w:rPr>
          <w:rFonts w:ascii="Times New Roman" w:hAnsi="Times New Roman"/>
          <w:b w:val="0"/>
        </w:rPr>
        <w:t>Laptops and PCs - the plan of live demonstrations only for the Capstone Scenarios delivered by the instructors cuts down the number of computers that must be ready to run MIDAS during training (users will still need PCs ready to run MIDAS for Go-Live).</w:t>
      </w:r>
      <w:bookmarkEnd w:id="335"/>
      <w:bookmarkEnd w:id="336"/>
    </w:p>
    <w:p w:rsidR="00C273E3" w:rsidRPr="00C273E3" w:rsidRDefault="00C273E3" w:rsidP="00C273E3">
      <w:pPr>
        <w:pStyle w:val="USDAHeading3"/>
        <w:rPr>
          <w:rFonts w:ascii="Times New Roman" w:hAnsi="Times New Roman"/>
        </w:rPr>
      </w:pPr>
      <w:bookmarkStart w:id="337" w:name="_Toc334018908"/>
      <w:bookmarkStart w:id="338" w:name="_Toc335924153"/>
      <w:r w:rsidRPr="00C273E3">
        <w:rPr>
          <w:rFonts w:ascii="Times New Roman" w:hAnsi="Times New Roman"/>
        </w:rPr>
        <w:t>Refreshes</w:t>
      </w:r>
      <w:bookmarkEnd w:id="337"/>
      <w:bookmarkEnd w:id="338"/>
    </w:p>
    <w:p w:rsidR="00C273E3" w:rsidRPr="00C273E3" w:rsidRDefault="00C273E3" w:rsidP="00C273E3">
      <w:pPr>
        <w:pStyle w:val="USDAHeading3"/>
        <w:numPr>
          <w:ilvl w:val="0"/>
          <w:numId w:val="0"/>
        </w:numPr>
        <w:ind w:left="720"/>
        <w:rPr>
          <w:rFonts w:ascii="Times New Roman" w:hAnsi="Times New Roman"/>
          <w:b w:val="0"/>
        </w:rPr>
      </w:pPr>
      <w:bookmarkStart w:id="339" w:name="_Toc335921454"/>
      <w:bookmarkStart w:id="340" w:name="_Toc335924154"/>
      <w:r w:rsidRPr="00C273E3">
        <w:rPr>
          <w:rFonts w:ascii="Times New Roman" w:hAnsi="Times New Roman"/>
          <w:b w:val="0"/>
        </w:rPr>
        <w:t>A client refresh is where the system data is erased and then a fresh copy of the training data is put into the client. The exact process is unimportant put there are two key points that need to be stressed:</w:t>
      </w:r>
      <w:bookmarkEnd w:id="339"/>
      <w:bookmarkEnd w:id="340"/>
    </w:p>
    <w:p w:rsidR="00C273E3" w:rsidRPr="00C273E3" w:rsidRDefault="00C273E3" w:rsidP="00C273E3">
      <w:pPr>
        <w:pStyle w:val="USDAHeading3"/>
        <w:numPr>
          <w:ilvl w:val="0"/>
          <w:numId w:val="0"/>
        </w:numPr>
        <w:ind w:left="720"/>
        <w:rPr>
          <w:rFonts w:ascii="Times New Roman" w:hAnsi="Times New Roman"/>
          <w:b w:val="0"/>
        </w:rPr>
      </w:pPr>
      <w:bookmarkStart w:id="341" w:name="_Toc335921455"/>
      <w:bookmarkStart w:id="342" w:name="_Toc335924155"/>
      <w:r w:rsidRPr="00C273E3">
        <w:rPr>
          <w:rFonts w:ascii="Times New Roman" w:hAnsi="Times New Roman"/>
          <w:b w:val="0"/>
        </w:rPr>
        <w:t>A refresh erases any work done in the client by either students or instructors (e.g., if you built a farm in the client during the time preceding the refresh, after the refresh all evidence of that work will be gone).</w:t>
      </w:r>
      <w:bookmarkEnd w:id="341"/>
      <w:bookmarkEnd w:id="342"/>
    </w:p>
    <w:p w:rsidR="00C273E3" w:rsidRPr="00C273E3" w:rsidRDefault="00C273E3" w:rsidP="00C273E3">
      <w:pPr>
        <w:pStyle w:val="USDAHeading3"/>
        <w:numPr>
          <w:ilvl w:val="0"/>
          <w:numId w:val="0"/>
        </w:numPr>
        <w:ind w:left="720"/>
        <w:rPr>
          <w:rFonts w:ascii="Times New Roman" w:hAnsi="Times New Roman"/>
          <w:b w:val="0"/>
        </w:rPr>
      </w:pPr>
      <w:bookmarkStart w:id="343" w:name="_Toc335921456"/>
      <w:bookmarkStart w:id="344" w:name="_Toc335924156"/>
      <w:r w:rsidRPr="00C273E3">
        <w:rPr>
          <w:rFonts w:ascii="Times New Roman" w:hAnsi="Times New Roman"/>
          <w:b w:val="0"/>
        </w:rPr>
        <w:t xml:space="preserve">Refreshes are not </w:t>
      </w:r>
      <w:proofErr w:type="gramStart"/>
      <w:r w:rsidRPr="00C273E3">
        <w:rPr>
          <w:rFonts w:ascii="Times New Roman" w:hAnsi="Times New Roman"/>
          <w:b w:val="0"/>
        </w:rPr>
        <w:t>instantaneous,</w:t>
      </w:r>
      <w:proofErr w:type="gramEnd"/>
      <w:r w:rsidRPr="00C273E3">
        <w:rPr>
          <w:rFonts w:ascii="Times New Roman" w:hAnsi="Times New Roman"/>
          <w:b w:val="0"/>
        </w:rPr>
        <w:t xml:space="preserve"> they usually take up to a day to complete. The time requirement means we will be restricted to conducting refreshes only on weekends not during the week while training is in progress.</w:t>
      </w:r>
      <w:bookmarkEnd w:id="343"/>
      <w:bookmarkEnd w:id="344"/>
    </w:p>
    <w:p w:rsidR="00C273E3" w:rsidRPr="00C273E3" w:rsidRDefault="00C273E3" w:rsidP="00C273E3">
      <w:pPr>
        <w:pStyle w:val="USDAHeading3"/>
        <w:numPr>
          <w:ilvl w:val="0"/>
          <w:numId w:val="0"/>
        </w:numPr>
        <w:ind w:left="720"/>
        <w:rPr>
          <w:rFonts w:ascii="Times New Roman" w:hAnsi="Times New Roman"/>
          <w:b w:val="0"/>
        </w:rPr>
      </w:pPr>
      <w:bookmarkStart w:id="345" w:name="_Toc335921457"/>
      <w:bookmarkStart w:id="346" w:name="_Toc335924157"/>
      <w:r w:rsidRPr="00C273E3">
        <w:rPr>
          <w:rFonts w:ascii="Times New Roman" w:hAnsi="Times New Roman"/>
          <w:b w:val="0"/>
        </w:rPr>
        <w:t>Our refresh strategy during the three phases of training will vary.</w:t>
      </w:r>
      <w:bookmarkEnd w:id="345"/>
      <w:bookmarkEnd w:id="346"/>
    </w:p>
    <w:p w:rsidR="00C273E3" w:rsidRPr="00C273E3" w:rsidRDefault="00C273E3" w:rsidP="00C273E3">
      <w:pPr>
        <w:pStyle w:val="USDAHeading3"/>
        <w:numPr>
          <w:ilvl w:val="0"/>
          <w:numId w:val="0"/>
        </w:numPr>
        <w:ind w:left="720"/>
        <w:rPr>
          <w:rFonts w:ascii="Times New Roman" w:hAnsi="Times New Roman"/>
          <w:b w:val="0"/>
        </w:rPr>
      </w:pPr>
      <w:bookmarkStart w:id="347" w:name="_Toc335921458"/>
      <w:bookmarkStart w:id="348" w:name="_Toc335924158"/>
      <w:r w:rsidRPr="00C273E3">
        <w:rPr>
          <w:rFonts w:ascii="Times New Roman" w:hAnsi="Times New Roman"/>
          <w:b w:val="0"/>
        </w:rPr>
        <w:t>Super User Training – during the two weeks of Super User Training we will not refresh until the end of the training. The large number of data sets (approximately 500) as compared to the number of Super Users to be trained (approximately 70) precludes the need for a refresh and allows us to leverage records created earlier in the training for later exercises.</w:t>
      </w:r>
      <w:bookmarkEnd w:id="347"/>
      <w:bookmarkEnd w:id="348"/>
    </w:p>
    <w:p w:rsidR="00C273E3" w:rsidRPr="00C273E3" w:rsidRDefault="00C273E3" w:rsidP="00C273E3">
      <w:pPr>
        <w:pStyle w:val="USDAHeading3"/>
        <w:numPr>
          <w:ilvl w:val="0"/>
          <w:numId w:val="0"/>
        </w:numPr>
        <w:ind w:left="720"/>
        <w:rPr>
          <w:rFonts w:ascii="Times New Roman" w:hAnsi="Times New Roman"/>
          <w:b w:val="0"/>
        </w:rPr>
      </w:pPr>
      <w:bookmarkStart w:id="349" w:name="_Toc335921459"/>
      <w:bookmarkStart w:id="350" w:name="_Toc335924159"/>
      <w:r w:rsidRPr="00C273E3">
        <w:rPr>
          <w:rFonts w:ascii="Times New Roman" w:hAnsi="Times New Roman"/>
          <w:b w:val="0"/>
        </w:rPr>
        <w:t>State Trainer Training (Train-the-Training) – the non-continuous training for the trainers (Trainer group A in first week, followed by Trainer group B in the second week, with group A returning in the third, and group B returning to complete their training in the fourth week) necessitates a refresh each weekend.</w:t>
      </w:r>
      <w:bookmarkEnd w:id="349"/>
      <w:bookmarkEnd w:id="350"/>
      <w:r w:rsidRPr="00C273E3">
        <w:rPr>
          <w:rFonts w:ascii="Times New Roman" w:hAnsi="Times New Roman"/>
          <w:b w:val="0"/>
        </w:rPr>
        <w:t xml:space="preserve"> </w:t>
      </w:r>
    </w:p>
    <w:p w:rsidR="00C273E3" w:rsidRPr="00C273E3" w:rsidRDefault="00C273E3" w:rsidP="00C273E3">
      <w:pPr>
        <w:pStyle w:val="USDAHeading3"/>
        <w:numPr>
          <w:ilvl w:val="0"/>
          <w:numId w:val="0"/>
        </w:numPr>
        <w:ind w:left="720"/>
        <w:rPr>
          <w:rFonts w:ascii="Times New Roman" w:hAnsi="Times New Roman"/>
          <w:b w:val="0"/>
        </w:rPr>
      </w:pPr>
      <w:bookmarkStart w:id="351" w:name="_Toc335921460"/>
      <w:bookmarkStart w:id="352" w:name="_Toc335924160"/>
      <w:r w:rsidRPr="00C273E3">
        <w:rPr>
          <w:rFonts w:ascii="Times New Roman" w:hAnsi="Times New Roman"/>
          <w:b w:val="0"/>
        </w:rPr>
        <w:lastRenderedPageBreak/>
        <w:t>End-User Training – here we have the instructors perform the Capstone Scenario demonstrations for their classes each week. A refresh will have to be performed each weekend during the end-user training delivery.</w:t>
      </w:r>
      <w:bookmarkEnd w:id="351"/>
      <w:bookmarkEnd w:id="352"/>
    </w:p>
    <w:p w:rsidR="00C273E3" w:rsidRPr="00C273E3" w:rsidRDefault="00C273E3" w:rsidP="00C273E3">
      <w:pPr>
        <w:pStyle w:val="USDAHeading3"/>
        <w:numPr>
          <w:ilvl w:val="0"/>
          <w:numId w:val="0"/>
        </w:numPr>
        <w:ind w:left="720"/>
        <w:rPr>
          <w:rFonts w:ascii="Times New Roman" w:hAnsi="Times New Roman"/>
          <w:b w:val="0"/>
        </w:rPr>
      </w:pPr>
    </w:p>
    <w:tbl>
      <w:tblPr>
        <w:tblStyle w:val="TableGrid"/>
        <w:tblW w:w="10583" w:type="dxa"/>
        <w:tblLook w:val="04A0"/>
      </w:tblPr>
      <w:tblGrid>
        <w:gridCol w:w="5252"/>
        <w:gridCol w:w="5331"/>
      </w:tblGrid>
      <w:tr w:rsidR="00C273E3" w:rsidRPr="00C273E3" w:rsidTr="00C273E3">
        <w:trPr>
          <w:trHeight w:val="530"/>
        </w:trPr>
        <w:tc>
          <w:tcPr>
            <w:tcW w:w="5252" w:type="dxa"/>
          </w:tcPr>
          <w:p w:rsidR="00C273E3" w:rsidRPr="00C273E3" w:rsidRDefault="00C273E3" w:rsidP="00C273E3">
            <w:pPr>
              <w:pStyle w:val="USDAHeading3"/>
              <w:numPr>
                <w:ilvl w:val="0"/>
                <w:numId w:val="0"/>
              </w:numPr>
              <w:ind w:left="720"/>
              <w:jc w:val="center"/>
              <w:rPr>
                <w:rFonts w:ascii="Times New Roman" w:hAnsi="Times New Roman"/>
              </w:rPr>
            </w:pPr>
            <w:bookmarkStart w:id="353" w:name="_Toc335921461"/>
            <w:bookmarkStart w:id="354" w:name="_Toc335924161"/>
            <w:r w:rsidRPr="00C273E3">
              <w:rPr>
                <w:rFonts w:ascii="Times New Roman" w:hAnsi="Times New Roman"/>
              </w:rPr>
              <w:t>Training Phase</w:t>
            </w:r>
            <w:bookmarkEnd w:id="353"/>
            <w:bookmarkEnd w:id="354"/>
          </w:p>
        </w:tc>
        <w:tc>
          <w:tcPr>
            <w:tcW w:w="5331" w:type="dxa"/>
          </w:tcPr>
          <w:p w:rsidR="00C273E3" w:rsidRPr="00C273E3" w:rsidRDefault="00C273E3" w:rsidP="00C273E3">
            <w:pPr>
              <w:pStyle w:val="USDAHeading3"/>
              <w:numPr>
                <w:ilvl w:val="0"/>
                <w:numId w:val="0"/>
              </w:numPr>
              <w:ind w:left="720"/>
              <w:jc w:val="center"/>
              <w:rPr>
                <w:rFonts w:ascii="Times New Roman" w:hAnsi="Times New Roman"/>
              </w:rPr>
            </w:pPr>
            <w:bookmarkStart w:id="355" w:name="_Toc335921462"/>
            <w:bookmarkStart w:id="356" w:name="_Toc335924162"/>
            <w:r w:rsidRPr="00C273E3">
              <w:rPr>
                <w:rFonts w:ascii="Times New Roman" w:hAnsi="Times New Roman"/>
              </w:rPr>
              <w:t>Refresh Strategy</w:t>
            </w:r>
            <w:bookmarkEnd w:id="355"/>
            <w:bookmarkEnd w:id="356"/>
          </w:p>
        </w:tc>
      </w:tr>
      <w:tr w:rsidR="00C273E3" w:rsidRPr="00C273E3" w:rsidTr="00C273E3">
        <w:trPr>
          <w:trHeight w:val="863"/>
        </w:trPr>
        <w:tc>
          <w:tcPr>
            <w:tcW w:w="5252" w:type="dxa"/>
          </w:tcPr>
          <w:p w:rsidR="00C273E3" w:rsidRPr="00C273E3" w:rsidRDefault="00C273E3" w:rsidP="00C273E3">
            <w:pPr>
              <w:pStyle w:val="USDAHeading3"/>
              <w:numPr>
                <w:ilvl w:val="0"/>
                <w:numId w:val="0"/>
              </w:numPr>
              <w:ind w:left="720"/>
              <w:jc w:val="center"/>
              <w:rPr>
                <w:rFonts w:ascii="Times New Roman" w:hAnsi="Times New Roman"/>
                <w:b w:val="0"/>
              </w:rPr>
            </w:pPr>
            <w:bookmarkStart w:id="357" w:name="_Toc335921463"/>
            <w:bookmarkStart w:id="358" w:name="_Toc335924163"/>
            <w:r w:rsidRPr="00C273E3">
              <w:rPr>
                <w:rFonts w:ascii="Times New Roman" w:hAnsi="Times New Roman"/>
                <w:b w:val="0"/>
              </w:rPr>
              <w:t>Super User Training</w:t>
            </w:r>
            <w:bookmarkEnd w:id="357"/>
            <w:bookmarkEnd w:id="358"/>
          </w:p>
        </w:tc>
        <w:tc>
          <w:tcPr>
            <w:tcW w:w="5331" w:type="dxa"/>
          </w:tcPr>
          <w:p w:rsidR="00C273E3" w:rsidRPr="00C273E3" w:rsidRDefault="00C273E3" w:rsidP="00C273E3">
            <w:pPr>
              <w:pStyle w:val="USDAHeading3"/>
              <w:numPr>
                <w:ilvl w:val="0"/>
                <w:numId w:val="0"/>
              </w:numPr>
              <w:ind w:left="720"/>
              <w:jc w:val="center"/>
              <w:rPr>
                <w:rFonts w:ascii="Times New Roman" w:hAnsi="Times New Roman"/>
                <w:b w:val="0"/>
              </w:rPr>
            </w:pPr>
            <w:bookmarkStart w:id="359" w:name="_Toc335921464"/>
            <w:bookmarkStart w:id="360" w:name="_Toc335924164"/>
            <w:r w:rsidRPr="00C273E3">
              <w:rPr>
                <w:rFonts w:ascii="Times New Roman" w:hAnsi="Times New Roman"/>
                <w:b w:val="0"/>
              </w:rPr>
              <w:t>Refresh every two weeks (end of training)</w:t>
            </w:r>
            <w:bookmarkEnd w:id="359"/>
            <w:bookmarkEnd w:id="360"/>
          </w:p>
        </w:tc>
      </w:tr>
      <w:tr w:rsidR="00C273E3" w:rsidRPr="00C273E3" w:rsidTr="00C273E3">
        <w:trPr>
          <w:trHeight w:val="863"/>
        </w:trPr>
        <w:tc>
          <w:tcPr>
            <w:tcW w:w="5252" w:type="dxa"/>
          </w:tcPr>
          <w:p w:rsidR="00C273E3" w:rsidRPr="00C273E3" w:rsidRDefault="00C273E3" w:rsidP="00C273E3">
            <w:pPr>
              <w:pStyle w:val="USDAHeading3"/>
              <w:numPr>
                <w:ilvl w:val="0"/>
                <w:numId w:val="0"/>
              </w:numPr>
              <w:ind w:left="720"/>
              <w:jc w:val="center"/>
              <w:rPr>
                <w:rFonts w:ascii="Times New Roman" w:hAnsi="Times New Roman"/>
                <w:b w:val="0"/>
              </w:rPr>
            </w:pPr>
            <w:bookmarkStart w:id="361" w:name="_Toc335921465"/>
            <w:bookmarkStart w:id="362" w:name="_Toc335924165"/>
            <w:r w:rsidRPr="00C273E3">
              <w:rPr>
                <w:rFonts w:ascii="Times New Roman" w:hAnsi="Times New Roman"/>
                <w:b w:val="0"/>
              </w:rPr>
              <w:t>State Trainer Training (Train-the-Training)</w:t>
            </w:r>
            <w:bookmarkEnd w:id="361"/>
            <w:bookmarkEnd w:id="362"/>
          </w:p>
        </w:tc>
        <w:tc>
          <w:tcPr>
            <w:tcW w:w="5331" w:type="dxa"/>
          </w:tcPr>
          <w:p w:rsidR="00C273E3" w:rsidRPr="00C273E3" w:rsidRDefault="00C273E3" w:rsidP="00C273E3">
            <w:pPr>
              <w:pStyle w:val="USDAHeading3"/>
              <w:numPr>
                <w:ilvl w:val="0"/>
                <w:numId w:val="0"/>
              </w:numPr>
              <w:ind w:left="720"/>
              <w:jc w:val="center"/>
              <w:rPr>
                <w:rFonts w:ascii="Times New Roman" w:hAnsi="Times New Roman"/>
                <w:b w:val="0"/>
              </w:rPr>
            </w:pPr>
            <w:bookmarkStart w:id="363" w:name="_Toc335921466"/>
            <w:bookmarkStart w:id="364" w:name="_Toc335924166"/>
            <w:r w:rsidRPr="00C273E3">
              <w:rPr>
                <w:rFonts w:ascii="Times New Roman" w:hAnsi="Times New Roman"/>
                <w:b w:val="0"/>
              </w:rPr>
              <w:t>Weekly refresh</w:t>
            </w:r>
            <w:bookmarkEnd w:id="363"/>
            <w:bookmarkEnd w:id="364"/>
          </w:p>
        </w:tc>
      </w:tr>
      <w:tr w:rsidR="00C273E3" w:rsidRPr="00C273E3" w:rsidTr="00C273E3">
        <w:trPr>
          <w:trHeight w:val="549"/>
        </w:trPr>
        <w:tc>
          <w:tcPr>
            <w:tcW w:w="5252" w:type="dxa"/>
          </w:tcPr>
          <w:p w:rsidR="00C273E3" w:rsidRPr="00C273E3" w:rsidRDefault="00C273E3" w:rsidP="00C273E3">
            <w:pPr>
              <w:pStyle w:val="USDAHeading3"/>
              <w:numPr>
                <w:ilvl w:val="0"/>
                <w:numId w:val="0"/>
              </w:numPr>
              <w:ind w:left="720"/>
              <w:jc w:val="center"/>
              <w:rPr>
                <w:rFonts w:ascii="Times New Roman" w:hAnsi="Times New Roman"/>
                <w:b w:val="0"/>
              </w:rPr>
            </w:pPr>
            <w:bookmarkStart w:id="365" w:name="_Toc335921467"/>
            <w:bookmarkStart w:id="366" w:name="_Toc335924167"/>
            <w:r w:rsidRPr="00C273E3">
              <w:rPr>
                <w:rFonts w:ascii="Times New Roman" w:hAnsi="Times New Roman"/>
                <w:b w:val="0"/>
              </w:rPr>
              <w:t>End-User Training</w:t>
            </w:r>
            <w:bookmarkEnd w:id="365"/>
            <w:bookmarkEnd w:id="366"/>
          </w:p>
        </w:tc>
        <w:tc>
          <w:tcPr>
            <w:tcW w:w="5331" w:type="dxa"/>
          </w:tcPr>
          <w:p w:rsidR="00C273E3" w:rsidRPr="00C273E3" w:rsidRDefault="00C273E3" w:rsidP="00C273E3">
            <w:pPr>
              <w:pStyle w:val="USDAHeading3"/>
              <w:numPr>
                <w:ilvl w:val="0"/>
                <w:numId w:val="0"/>
              </w:numPr>
              <w:ind w:left="720"/>
              <w:jc w:val="center"/>
              <w:rPr>
                <w:rFonts w:ascii="Times New Roman" w:hAnsi="Times New Roman"/>
                <w:b w:val="0"/>
              </w:rPr>
            </w:pPr>
            <w:bookmarkStart w:id="367" w:name="_Toc335921468"/>
            <w:bookmarkStart w:id="368" w:name="_Toc335924168"/>
            <w:r w:rsidRPr="00C273E3">
              <w:rPr>
                <w:rFonts w:ascii="Times New Roman" w:hAnsi="Times New Roman"/>
                <w:b w:val="0"/>
              </w:rPr>
              <w:t>Weekly refresh</w:t>
            </w:r>
            <w:bookmarkEnd w:id="367"/>
            <w:bookmarkEnd w:id="368"/>
          </w:p>
        </w:tc>
      </w:tr>
    </w:tbl>
    <w:p w:rsidR="00C273E3" w:rsidRPr="00C273E3" w:rsidRDefault="00C273E3" w:rsidP="00C273E3">
      <w:pPr>
        <w:pStyle w:val="USDAHeading3"/>
        <w:numPr>
          <w:ilvl w:val="0"/>
          <w:numId w:val="0"/>
        </w:numPr>
        <w:ind w:left="720"/>
        <w:rPr>
          <w:rFonts w:ascii="Times New Roman" w:hAnsi="Times New Roman"/>
          <w:b w:val="0"/>
        </w:rPr>
      </w:pPr>
    </w:p>
    <w:p w:rsidR="00C273E3" w:rsidRPr="00C273E3" w:rsidRDefault="00C273E3" w:rsidP="00C273E3">
      <w:pPr>
        <w:pStyle w:val="USDAHeading3"/>
        <w:rPr>
          <w:rFonts w:ascii="Times New Roman" w:hAnsi="Times New Roman"/>
        </w:rPr>
      </w:pPr>
      <w:bookmarkStart w:id="369" w:name="_Toc334018910"/>
      <w:bookmarkStart w:id="370" w:name="_Toc335924169"/>
      <w:r w:rsidRPr="00C273E3">
        <w:rPr>
          <w:rFonts w:ascii="Times New Roman" w:hAnsi="Times New Roman"/>
        </w:rPr>
        <w:t>Data Types</w:t>
      </w:r>
      <w:bookmarkEnd w:id="369"/>
      <w:bookmarkEnd w:id="370"/>
    </w:p>
    <w:p w:rsidR="00C273E3" w:rsidRPr="00C273E3" w:rsidRDefault="00C273E3" w:rsidP="00C273E3">
      <w:pPr>
        <w:pStyle w:val="USDAHeading3"/>
        <w:numPr>
          <w:ilvl w:val="0"/>
          <w:numId w:val="0"/>
        </w:numPr>
        <w:ind w:left="720"/>
        <w:rPr>
          <w:rFonts w:ascii="Times New Roman" w:hAnsi="Times New Roman"/>
          <w:b w:val="0"/>
        </w:rPr>
      </w:pPr>
      <w:bookmarkStart w:id="371" w:name="_Toc335921470"/>
      <w:bookmarkStart w:id="372" w:name="_Toc335924170"/>
      <w:r w:rsidRPr="00C273E3">
        <w:rPr>
          <w:rFonts w:ascii="Times New Roman" w:hAnsi="Times New Roman"/>
          <w:b w:val="0"/>
        </w:rPr>
        <w:t>There are three categories of data that need to be in place to carry out a demonstration or exercise:</w:t>
      </w:r>
      <w:bookmarkEnd w:id="371"/>
      <w:bookmarkEnd w:id="372"/>
    </w:p>
    <w:p w:rsidR="00C273E3" w:rsidRPr="00C273E3" w:rsidRDefault="00C273E3" w:rsidP="00C273E3">
      <w:pPr>
        <w:pStyle w:val="USDAHeading3"/>
        <w:numPr>
          <w:ilvl w:val="0"/>
          <w:numId w:val="0"/>
        </w:numPr>
        <w:ind w:left="720"/>
        <w:rPr>
          <w:rFonts w:ascii="Times New Roman" w:hAnsi="Times New Roman"/>
          <w:b w:val="0"/>
        </w:rPr>
      </w:pPr>
      <w:bookmarkStart w:id="373" w:name="_Toc335921471"/>
      <w:bookmarkStart w:id="374" w:name="_Toc335924171"/>
      <w:r w:rsidRPr="00C273E3">
        <w:rPr>
          <w:rFonts w:ascii="Times New Roman" w:hAnsi="Times New Roman"/>
          <w:b w:val="0"/>
        </w:rPr>
        <w:t>Configuration Data (e.g., Company Code, Sales Organization)</w:t>
      </w:r>
      <w:bookmarkEnd w:id="373"/>
      <w:bookmarkEnd w:id="374"/>
    </w:p>
    <w:p w:rsidR="00C273E3" w:rsidRPr="00C273E3" w:rsidRDefault="00C273E3" w:rsidP="00C273E3">
      <w:pPr>
        <w:pStyle w:val="USDAHeading3"/>
        <w:numPr>
          <w:ilvl w:val="0"/>
          <w:numId w:val="0"/>
        </w:numPr>
        <w:ind w:left="720"/>
        <w:rPr>
          <w:rFonts w:ascii="Times New Roman" w:hAnsi="Times New Roman"/>
          <w:b w:val="0"/>
        </w:rPr>
      </w:pPr>
      <w:bookmarkStart w:id="375" w:name="_Toc335921472"/>
      <w:bookmarkStart w:id="376" w:name="_Toc335924172"/>
      <w:r w:rsidRPr="00C273E3">
        <w:rPr>
          <w:rFonts w:ascii="Times New Roman" w:hAnsi="Times New Roman"/>
          <w:b w:val="0"/>
        </w:rPr>
        <w:t>Master Data (e.g., Commodities, Business Partners)</w:t>
      </w:r>
      <w:bookmarkEnd w:id="375"/>
      <w:bookmarkEnd w:id="376"/>
    </w:p>
    <w:p w:rsidR="00C273E3" w:rsidRPr="00C273E3" w:rsidRDefault="00C273E3" w:rsidP="00C273E3">
      <w:pPr>
        <w:pStyle w:val="USDAHeading3"/>
        <w:numPr>
          <w:ilvl w:val="0"/>
          <w:numId w:val="0"/>
        </w:numPr>
        <w:ind w:left="720"/>
        <w:rPr>
          <w:rFonts w:ascii="Times New Roman" w:hAnsi="Times New Roman"/>
          <w:b w:val="0"/>
        </w:rPr>
      </w:pPr>
      <w:bookmarkStart w:id="377" w:name="_Toc335921473"/>
      <w:bookmarkStart w:id="378" w:name="_Toc335924173"/>
      <w:r w:rsidRPr="00C273E3">
        <w:rPr>
          <w:rFonts w:ascii="Times New Roman" w:hAnsi="Times New Roman"/>
          <w:b w:val="0"/>
        </w:rPr>
        <w:t>Transactional Data (e.g., Farm Records, Acreage Reports, Inventory Reports)</w:t>
      </w:r>
      <w:bookmarkEnd w:id="377"/>
      <w:bookmarkEnd w:id="378"/>
    </w:p>
    <w:p w:rsidR="00C273E3" w:rsidRPr="00C273E3" w:rsidRDefault="00C273E3" w:rsidP="00C273E3">
      <w:pPr>
        <w:pStyle w:val="USDAHeading3"/>
        <w:numPr>
          <w:ilvl w:val="0"/>
          <w:numId w:val="0"/>
        </w:numPr>
        <w:ind w:left="720"/>
        <w:rPr>
          <w:rFonts w:ascii="Times New Roman" w:hAnsi="Times New Roman"/>
          <w:b w:val="0"/>
        </w:rPr>
      </w:pPr>
      <w:bookmarkStart w:id="379" w:name="_Toc335921474"/>
      <w:bookmarkStart w:id="380" w:name="_Toc335924174"/>
      <w:r w:rsidRPr="00C273E3">
        <w:rPr>
          <w:rFonts w:ascii="Times New Roman" w:hAnsi="Times New Roman"/>
          <w:b w:val="0"/>
        </w:rPr>
        <w:t>While configuration data and commodities can be copied in from other instances the remaining master data and transactional data will have to be created in the training instance.</w:t>
      </w:r>
      <w:bookmarkEnd w:id="379"/>
      <w:bookmarkEnd w:id="380"/>
    </w:p>
    <w:p w:rsidR="00C273E3" w:rsidRPr="00C273E3" w:rsidRDefault="00C273E3" w:rsidP="00C273E3">
      <w:pPr>
        <w:pStyle w:val="USDAHeading3"/>
        <w:rPr>
          <w:rFonts w:ascii="Times New Roman" w:hAnsi="Times New Roman"/>
        </w:rPr>
      </w:pPr>
      <w:bookmarkStart w:id="381" w:name="_Toc334018911"/>
      <w:bookmarkStart w:id="382" w:name="_Toc335924175"/>
      <w:r w:rsidRPr="00C273E3">
        <w:rPr>
          <w:rFonts w:ascii="Times New Roman" w:hAnsi="Times New Roman"/>
        </w:rPr>
        <w:t>Recording Simulations/Work Instructions Data Requirements</w:t>
      </w:r>
      <w:bookmarkEnd w:id="381"/>
      <w:bookmarkEnd w:id="382"/>
    </w:p>
    <w:p w:rsidR="00C273E3" w:rsidRPr="00C273E3" w:rsidRDefault="00C273E3" w:rsidP="00C273E3">
      <w:pPr>
        <w:pStyle w:val="USDAHeading3"/>
        <w:numPr>
          <w:ilvl w:val="0"/>
          <w:numId w:val="0"/>
        </w:numPr>
        <w:ind w:left="720"/>
        <w:rPr>
          <w:rFonts w:ascii="Times New Roman" w:hAnsi="Times New Roman"/>
          <w:b w:val="0"/>
        </w:rPr>
      </w:pPr>
      <w:bookmarkStart w:id="383" w:name="_Toc335921476"/>
      <w:bookmarkStart w:id="384" w:name="_Toc335924176"/>
      <w:r w:rsidRPr="00C273E3">
        <w:rPr>
          <w:rFonts w:ascii="Times New Roman" w:hAnsi="Times New Roman"/>
          <w:b w:val="0"/>
        </w:rPr>
        <w:t>Simulations and work instructions are recordings of the steps needed to perform a specific task (e.g., Establish a Guardianship). Simulations/work instructions are in fact one recording published in different formats. A single set of clean data that will not cause error messages to appear when used is needed for recording a simulation/work instruction. The preferred data to use in the recordings is scrubbed (no personal information) real world data. The Training Team will leverage the Test Data for the purpose of recording simulations and work instructions if they have the privileges to create and change data. Training developers will also have to be set up as employees in the MIDAS client being used for training de</w:t>
      </w:r>
      <w:r>
        <w:rPr>
          <w:rFonts w:ascii="Times New Roman" w:hAnsi="Times New Roman"/>
          <w:b w:val="0"/>
        </w:rPr>
        <w:t>ve</w:t>
      </w:r>
      <w:r w:rsidRPr="00C273E3">
        <w:rPr>
          <w:rFonts w:ascii="Times New Roman" w:hAnsi="Times New Roman"/>
          <w:b w:val="0"/>
        </w:rPr>
        <w:t>lopment (i.e., have an employee business partner record).</w:t>
      </w:r>
      <w:bookmarkEnd w:id="383"/>
      <w:bookmarkEnd w:id="384"/>
    </w:p>
    <w:p w:rsidR="00C273E3" w:rsidRPr="00C273E3" w:rsidRDefault="00C273E3" w:rsidP="00C273E3">
      <w:pPr>
        <w:pStyle w:val="USDAHeading3"/>
        <w:rPr>
          <w:rFonts w:ascii="Times New Roman" w:hAnsi="Times New Roman"/>
        </w:rPr>
      </w:pPr>
      <w:bookmarkStart w:id="385" w:name="_Toc334018912"/>
      <w:bookmarkStart w:id="386" w:name="_Toc335924177"/>
      <w:r w:rsidRPr="00C273E3">
        <w:rPr>
          <w:rFonts w:ascii="Times New Roman" w:hAnsi="Times New Roman"/>
        </w:rPr>
        <w:lastRenderedPageBreak/>
        <w:t>Live Exercise Data Requirements</w:t>
      </w:r>
      <w:bookmarkEnd w:id="385"/>
      <w:bookmarkEnd w:id="386"/>
    </w:p>
    <w:p w:rsidR="00C273E3" w:rsidRPr="00C273E3" w:rsidRDefault="00C273E3" w:rsidP="00C273E3">
      <w:pPr>
        <w:pStyle w:val="USDAHeading3"/>
        <w:numPr>
          <w:ilvl w:val="0"/>
          <w:numId w:val="0"/>
        </w:numPr>
        <w:ind w:left="720"/>
        <w:rPr>
          <w:rFonts w:ascii="Times New Roman" w:hAnsi="Times New Roman"/>
          <w:b w:val="0"/>
        </w:rPr>
      </w:pPr>
      <w:bookmarkStart w:id="387" w:name="_Toc335921478"/>
      <w:bookmarkStart w:id="388" w:name="_Toc335924178"/>
      <w:r w:rsidRPr="00C273E3">
        <w:rPr>
          <w:rFonts w:ascii="Times New Roman" w:hAnsi="Times New Roman"/>
          <w:b w:val="0"/>
        </w:rPr>
        <w:t>Each exercise or demonstration we perform in a live environment will require a set of data. The data in a set is dependent on what has to be performed in the live environment. If, for example, we wish to demonstrate how to set up a Guardianship we would need two Customer Business Partners, one to be the Guardian, one to be the customer who has a Guardian. A demonstration on how to set up an Inventory Report requires an entry in the commodity table for a product that is handled under Inventory Reporting and at least one Customer Business Partner to serve as the owner/operator. The rules surrounding a given activity will impose requirements on the data we use. In the case of the Guardianship, the customer who has a Guardian must have a birth date in their customer record reflecting that they are a minor as of the date the Guardianship was established. The aggregated data needs for all the activities we will perform form the required data set.</w:t>
      </w:r>
      <w:bookmarkEnd w:id="387"/>
      <w:bookmarkEnd w:id="388"/>
    </w:p>
    <w:p w:rsidR="00C273E3" w:rsidRPr="00C273E3" w:rsidRDefault="00C273E3" w:rsidP="00C273E3">
      <w:pPr>
        <w:pStyle w:val="USDAHeading3"/>
        <w:numPr>
          <w:ilvl w:val="0"/>
          <w:numId w:val="0"/>
        </w:numPr>
        <w:ind w:left="720"/>
        <w:rPr>
          <w:rFonts w:ascii="Times New Roman" w:hAnsi="Times New Roman"/>
          <w:b w:val="0"/>
        </w:rPr>
      </w:pPr>
      <w:bookmarkStart w:id="389" w:name="_Toc335921479"/>
      <w:bookmarkStart w:id="390" w:name="_Toc335924179"/>
      <w:r w:rsidRPr="00C273E3">
        <w:rPr>
          <w:rFonts w:ascii="Times New Roman" w:hAnsi="Times New Roman"/>
          <w:b w:val="0"/>
        </w:rPr>
        <w:t>Based on our delivery plan the only person in an ILT class going onto the live system will be the instructor to run the Capstone Scenario demonstrations. The largest number of concurrent classes will be 200 so, factoring in an error factor; we would need approximately 500 data sets to be refreshed weekly.</w:t>
      </w:r>
      <w:bookmarkEnd w:id="389"/>
      <w:bookmarkEnd w:id="390"/>
    </w:p>
    <w:p w:rsidR="00C273E3" w:rsidRDefault="00C273E3" w:rsidP="00C273E3">
      <w:pPr>
        <w:pStyle w:val="USDAHeading3"/>
        <w:numPr>
          <w:ilvl w:val="0"/>
          <w:numId w:val="0"/>
        </w:numPr>
        <w:ind w:left="720"/>
        <w:rPr>
          <w:rFonts w:ascii="Times New Roman" w:hAnsi="Times New Roman"/>
          <w:b w:val="0"/>
        </w:rPr>
      </w:pPr>
      <w:bookmarkStart w:id="391" w:name="_Toc335921480"/>
      <w:bookmarkStart w:id="392" w:name="_Toc335924180"/>
      <w:r w:rsidRPr="00C273E3">
        <w:rPr>
          <w:rFonts w:ascii="Times New Roman" w:hAnsi="Times New Roman"/>
          <w:b w:val="0"/>
        </w:rPr>
        <w:t>Note: The fact that errors will be made in training delivery must be anticipated. Having extra data sets will allow instructors to keep going with the training delivery.</w:t>
      </w:r>
      <w:bookmarkEnd w:id="391"/>
      <w:bookmarkEnd w:id="392"/>
    </w:p>
    <w:p w:rsidR="00293803" w:rsidRDefault="00293803" w:rsidP="00C273E3">
      <w:pPr>
        <w:pStyle w:val="USDAHeading3"/>
        <w:numPr>
          <w:ilvl w:val="0"/>
          <w:numId w:val="0"/>
        </w:numPr>
        <w:ind w:left="720"/>
        <w:rPr>
          <w:rFonts w:ascii="Times New Roman" w:hAnsi="Times New Roman"/>
          <w:b w:val="0"/>
        </w:rPr>
      </w:pPr>
    </w:p>
    <w:p w:rsidR="00293803" w:rsidRDefault="00293803" w:rsidP="00293803">
      <w:pPr>
        <w:pStyle w:val="USDAHeading1"/>
        <w:numPr>
          <w:ilvl w:val="0"/>
          <w:numId w:val="0"/>
        </w:numPr>
        <w:tabs>
          <w:tab w:val="left" w:pos="720"/>
        </w:tabs>
        <w:ind w:left="432" w:hanging="432"/>
      </w:pPr>
      <w:bookmarkStart w:id="393" w:name="_Toc335924181"/>
      <w:r>
        <w:t>Appendix I:  Super User/State Trainer Strategy</w:t>
      </w:r>
      <w:bookmarkEnd w:id="393"/>
    </w:p>
    <w:p w:rsidR="00F2766B" w:rsidRPr="00F2766B" w:rsidRDefault="00F2766B" w:rsidP="00F2766B">
      <w:pPr>
        <w:pStyle w:val="USDAHeading3"/>
        <w:rPr>
          <w:rFonts w:ascii="Times New Roman" w:hAnsi="Times New Roman"/>
        </w:rPr>
      </w:pPr>
      <w:bookmarkStart w:id="394" w:name="_Toc335924182"/>
      <w:r w:rsidRPr="00F2766B">
        <w:rPr>
          <w:rFonts w:ascii="Times New Roman" w:hAnsi="Times New Roman"/>
        </w:rPr>
        <w:t>Scope of Super User Training</w:t>
      </w:r>
      <w:bookmarkEnd w:id="394"/>
    </w:p>
    <w:p w:rsidR="00F2766B" w:rsidRPr="00F2766B" w:rsidRDefault="00F2766B" w:rsidP="00F2766B">
      <w:pPr>
        <w:pStyle w:val="USDAHeading3"/>
        <w:numPr>
          <w:ilvl w:val="0"/>
          <w:numId w:val="0"/>
        </w:numPr>
        <w:ind w:left="720"/>
        <w:rPr>
          <w:rFonts w:ascii="Times New Roman" w:hAnsi="Times New Roman"/>
          <w:b w:val="0"/>
        </w:rPr>
      </w:pPr>
      <w:bookmarkStart w:id="395" w:name="_Toc335921483"/>
      <w:bookmarkStart w:id="396" w:name="_Toc335924183"/>
      <w:r w:rsidRPr="00F2766B">
        <w:rPr>
          <w:rFonts w:ascii="Times New Roman" w:hAnsi="Times New Roman"/>
          <w:b w:val="0"/>
        </w:rPr>
        <w:t>F</w:t>
      </w:r>
      <w:r>
        <w:rPr>
          <w:rFonts w:ascii="Times New Roman" w:hAnsi="Times New Roman"/>
          <w:b w:val="0"/>
        </w:rPr>
        <w:t>SA will provide approximately 70</w:t>
      </w:r>
      <w:r w:rsidRPr="00F2766B">
        <w:rPr>
          <w:rFonts w:ascii="Times New Roman" w:hAnsi="Times New Roman"/>
          <w:b w:val="0"/>
        </w:rPr>
        <w:t xml:space="preserve"> Super Users to participate in extensive training sessions and testing activities that will provide the participants with a higher level of learning of the new SAP system, new/updated processes and procedures and each of the courses that are scheduled for delivery for Go-Live for Release 1.0 of the FSA MIDAS project</w:t>
      </w:r>
      <w:bookmarkEnd w:id="395"/>
      <w:bookmarkEnd w:id="396"/>
    </w:p>
    <w:p w:rsidR="00F2766B" w:rsidRPr="00F2766B" w:rsidRDefault="00F2766B" w:rsidP="00F2766B">
      <w:pPr>
        <w:pStyle w:val="USDAHeading3"/>
        <w:numPr>
          <w:ilvl w:val="0"/>
          <w:numId w:val="0"/>
        </w:numPr>
        <w:ind w:left="720"/>
        <w:rPr>
          <w:rFonts w:ascii="Times New Roman" w:hAnsi="Times New Roman"/>
          <w:b w:val="0"/>
        </w:rPr>
      </w:pPr>
      <w:bookmarkStart w:id="397" w:name="_Toc335921484"/>
      <w:bookmarkStart w:id="398" w:name="_Toc335924184"/>
      <w:r w:rsidRPr="00F2766B">
        <w:rPr>
          <w:rFonts w:ascii="Times New Roman" w:hAnsi="Times New Roman"/>
          <w:b w:val="0"/>
        </w:rPr>
        <w:t>The Super User population will receive class room management training to provide additional support as they prepare to deliver to approximately 450 State Trainers to participate in train-the trainer sessions</w:t>
      </w:r>
      <w:bookmarkEnd w:id="397"/>
      <w:bookmarkEnd w:id="398"/>
    </w:p>
    <w:p w:rsidR="00F2766B" w:rsidRPr="00F2766B" w:rsidRDefault="00F2766B" w:rsidP="00F2766B">
      <w:pPr>
        <w:pStyle w:val="USDAHeading3"/>
        <w:numPr>
          <w:ilvl w:val="0"/>
          <w:numId w:val="0"/>
        </w:numPr>
        <w:ind w:left="720"/>
        <w:rPr>
          <w:rFonts w:ascii="Times New Roman" w:hAnsi="Times New Roman"/>
          <w:b w:val="0"/>
        </w:rPr>
      </w:pPr>
      <w:bookmarkStart w:id="399" w:name="_Toc335921485"/>
      <w:bookmarkStart w:id="400" w:name="_Toc335924185"/>
      <w:r w:rsidRPr="00F2766B">
        <w:rPr>
          <w:rFonts w:ascii="Times New Roman" w:hAnsi="Times New Roman"/>
          <w:b w:val="0"/>
        </w:rPr>
        <w:t>FSA will provide approximately 450 State Trainers to participate in train-the trainer sessions that will provide participants with a skills and a level of understanding necessary to facilitate training of the new SAP system, new/updated processes and procedures to the targeted end user population of the FSA MIDAS project</w:t>
      </w:r>
      <w:bookmarkEnd w:id="399"/>
      <w:bookmarkEnd w:id="400"/>
    </w:p>
    <w:p w:rsidR="00F2766B" w:rsidRPr="00F2766B" w:rsidRDefault="00F2766B" w:rsidP="00F2766B">
      <w:pPr>
        <w:pStyle w:val="USDAHeading3"/>
        <w:numPr>
          <w:ilvl w:val="0"/>
          <w:numId w:val="0"/>
        </w:numPr>
        <w:ind w:left="720"/>
        <w:rPr>
          <w:rFonts w:ascii="Times New Roman" w:hAnsi="Times New Roman"/>
          <w:b w:val="0"/>
        </w:rPr>
      </w:pPr>
      <w:bookmarkStart w:id="401" w:name="_Toc335921486"/>
      <w:bookmarkStart w:id="402" w:name="_Toc335924186"/>
      <w:r w:rsidRPr="00F2766B">
        <w:rPr>
          <w:rFonts w:ascii="Times New Roman" w:hAnsi="Times New Roman"/>
          <w:b w:val="0"/>
        </w:rPr>
        <w:lastRenderedPageBreak/>
        <w:t>FSA will provide government resources that will support contractors as needed throughout implementation</w:t>
      </w:r>
      <w:bookmarkEnd w:id="401"/>
      <w:bookmarkEnd w:id="402"/>
    </w:p>
    <w:p w:rsidR="00F2766B" w:rsidRPr="00F2766B" w:rsidRDefault="00F2766B" w:rsidP="00F2766B">
      <w:pPr>
        <w:pStyle w:val="USDAHeading3"/>
        <w:numPr>
          <w:ilvl w:val="0"/>
          <w:numId w:val="0"/>
        </w:numPr>
        <w:ind w:left="720"/>
        <w:rPr>
          <w:rFonts w:ascii="Times New Roman" w:hAnsi="Times New Roman"/>
          <w:b w:val="0"/>
        </w:rPr>
      </w:pPr>
      <w:bookmarkStart w:id="403" w:name="_Toc335921487"/>
      <w:bookmarkStart w:id="404" w:name="_Toc335924187"/>
      <w:r w:rsidRPr="00F2766B">
        <w:rPr>
          <w:rFonts w:ascii="Times New Roman" w:hAnsi="Times New Roman"/>
          <w:b w:val="0"/>
        </w:rPr>
        <w:t>FSA will provide timely identification of Super Users and State Trainers, based on defined resource requirements</w:t>
      </w:r>
      <w:bookmarkEnd w:id="403"/>
      <w:bookmarkEnd w:id="404"/>
    </w:p>
    <w:p w:rsidR="00F2766B" w:rsidRPr="00F2766B" w:rsidRDefault="00F2766B" w:rsidP="00F2766B">
      <w:pPr>
        <w:pStyle w:val="USDAHeading3"/>
        <w:numPr>
          <w:ilvl w:val="0"/>
          <w:numId w:val="0"/>
        </w:numPr>
        <w:ind w:left="720"/>
        <w:rPr>
          <w:rFonts w:ascii="Times New Roman" w:hAnsi="Times New Roman"/>
          <w:b w:val="0"/>
        </w:rPr>
      </w:pPr>
      <w:bookmarkStart w:id="405" w:name="_Toc335921488"/>
      <w:bookmarkStart w:id="406" w:name="_Toc335924188"/>
      <w:r w:rsidRPr="00F2766B">
        <w:rPr>
          <w:rFonts w:ascii="Times New Roman" w:hAnsi="Times New Roman"/>
          <w:b w:val="0"/>
        </w:rPr>
        <w:t>A sufficient number of Super Users are identified and fulfill their train-the-trainer responsibilities and training requirements for the State Trainers</w:t>
      </w:r>
      <w:bookmarkEnd w:id="405"/>
      <w:bookmarkEnd w:id="406"/>
    </w:p>
    <w:p w:rsidR="00F2766B" w:rsidRPr="00F2766B" w:rsidRDefault="00F2766B" w:rsidP="00F2766B">
      <w:pPr>
        <w:pStyle w:val="USDAHeading3"/>
        <w:numPr>
          <w:ilvl w:val="0"/>
          <w:numId w:val="0"/>
        </w:numPr>
        <w:ind w:left="720"/>
        <w:rPr>
          <w:rFonts w:ascii="Times New Roman" w:hAnsi="Times New Roman"/>
          <w:b w:val="0"/>
        </w:rPr>
      </w:pPr>
      <w:bookmarkStart w:id="407" w:name="_Toc335921489"/>
      <w:bookmarkStart w:id="408" w:name="_Toc335924189"/>
      <w:r w:rsidRPr="00F2766B">
        <w:rPr>
          <w:rFonts w:ascii="Times New Roman" w:hAnsi="Times New Roman"/>
          <w:b w:val="0"/>
        </w:rPr>
        <w:t>State Trainers will be adequately prepared to deliver instructor-led training and participate in all train-the-trainer activities so they are comfortable with training delivery</w:t>
      </w:r>
      <w:bookmarkEnd w:id="407"/>
      <w:bookmarkEnd w:id="408"/>
    </w:p>
    <w:p w:rsidR="00F2766B" w:rsidRPr="00F2766B" w:rsidRDefault="00F2766B" w:rsidP="00F2766B">
      <w:pPr>
        <w:pStyle w:val="USDAHeading3"/>
        <w:numPr>
          <w:ilvl w:val="0"/>
          <w:numId w:val="0"/>
        </w:numPr>
        <w:ind w:left="720"/>
        <w:rPr>
          <w:rFonts w:ascii="Times New Roman" w:hAnsi="Times New Roman"/>
          <w:b w:val="0"/>
        </w:rPr>
      </w:pPr>
      <w:bookmarkStart w:id="409" w:name="_Toc335921490"/>
      <w:bookmarkStart w:id="410" w:name="_Toc335924190"/>
      <w:r w:rsidRPr="00F2766B">
        <w:rPr>
          <w:rFonts w:ascii="Times New Roman" w:hAnsi="Times New Roman"/>
          <w:b w:val="0"/>
        </w:rPr>
        <w:t>State Trainers will train End Users using a team training approach such that two State Trainers will train up to a maximum of 25 End Users</w:t>
      </w:r>
      <w:bookmarkEnd w:id="409"/>
      <w:bookmarkEnd w:id="410"/>
    </w:p>
    <w:p w:rsidR="00F2766B" w:rsidRPr="00F2766B" w:rsidRDefault="00F2766B" w:rsidP="00F2766B">
      <w:pPr>
        <w:pStyle w:val="USDAHeading3"/>
        <w:numPr>
          <w:ilvl w:val="0"/>
          <w:numId w:val="0"/>
        </w:numPr>
        <w:ind w:left="720"/>
        <w:rPr>
          <w:rFonts w:ascii="Times New Roman" w:hAnsi="Times New Roman"/>
          <w:b w:val="0"/>
        </w:rPr>
      </w:pPr>
      <w:bookmarkStart w:id="411" w:name="_Toc335921491"/>
      <w:bookmarkStart w:id="412" w:name="_Toc335924191"/>
      <w:r w:rsidRPr="00F2766B">
        <w:rPr>
          <w:rFonts w:ascii="Times New Roman" w:hAnsi="Times New Roman"/>
          <w:b w:val="0"/>
        </w:rPr>
        <w:t>End Users will travel to the respective training facility for instructor-led training and FSA will incur travel expenses</w:t>
      </w:r>
      <w:bookmarkEnd w:id="411"/>
      <w:bookmarkEnd w:id="412"/>
    </w:p>
    <w:p w:rsidR="00F2766B" w:rsidRPr="00F2766B" w:rsidRDefault="00F2766B" w:rsidP="00F2766B">
      <w:pPr>
        <w:pStyle w:val="USDAHeading3"/>
        <w:numPr>
          <w:ilvl w:val="0"/>
          <w:numId w:val="0"/>
        </w:numPr>
        <w:ind w:left="720"/>
        <w:rPr>
          <w:rFonts w:ascii="Times New Roman" w:hAnsi="Times New Roman"/>
          <w:b w:val="0"/>
        </w:rPr>
      </w:pPr>
      <w:bookmarkStart w:id="413" w:name="_Toc335921492"/>
      <w:bookmarkStart w:id="414" w:name="_Toc335924192"/>
      <w:r w:rsidRPr="00F2766B">
        <w:rPr>
          <w:rFonts w:ascii="Times New Roman" w:hAnsi="Times New Roman"/>
          <w:b w:val="0"/>
        </w:rPr>
        <w:t>FSA will coordinate the finalization of a memorandum of agreement and interagency agreement with National Guard in order to use the National Guard facilities identified in this strategy and determine the cost to use their facilities</w:t>
      </w:r>
      <w:bookmarkEnd w:id="413"/>
      <w:bookmarkEnd w:id="414"/>
    </w:p>
    <w:p w:rsidR="00F2766B" w:rsidRPr="00F2766B" w:rsidRDefault="00F2766B" w:rsidP="00F2766B">
      <w:pPr>
        <w:pStyle w:val="USDAHeading3"/>
        <w:numPr>
          <w:ilvl w:val="0"/>
          <w:numId w:val="0"/>
        </w:numPr>
        <w:ind w:left="720"/>
        <w:rPr>
          <w:rFonts w:ascii="Times New Roman" w:hAnsi="Times New Roman"/>
          <w:b w:val="0"/>
        </w:rPr>
      </w:pPr>
      <w:bookmarkStart w:id="415" w:name="_Toc335921493"/>
      <w:bookmarkStart w:id="416" w:name="_Toc335924193"/>
      <w:r w:rsidRPr="00F2766B">
        <w:rPr>
          <w:rFonts w:ascii="Times New Roman" w:hAnsi="Times New Roman"/>
          <w:b w:val="0"/>
        </w:rPr>
        <w:t>The System Integrator (SI) is responsible for providing all End Users with the necessary prerequisite training prior to participation in the End User instructor-led training sessions in accordance with key milestones</w:t>
      </w:r>
      <w:bookmarkEnd w:id="415"/>
      <w:bookmarkEnd w:id="416"/>
    </w:p>
    <w:sectPr w:rsidR="00F2766B" w:rsidRPr="00F2766B" w:rsidSect="00A55B94">
      <w:headerReference w:type="default"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55" w:author="elizabeth.miller" w:date="2012-09-10T13:34:00Z" w:initials="e">
    <w:p w:rsidR="009C36E9" w:rsidRDefault="009C36E9">
      <w:pPr>
        <w:pStyle w:val="CommentText"/>
      </w:pPr>
      <w:r>
        <w:rPr>
          <w:rStyle w:val="CommentReference"/>
        </w:rPr>
        <w:annotationRef/>
      </w:r>
      <w:r>
        <w:t>I don’t know if this is still the correct approach</w:t>
      </w:r>
      <w:proofErr w:type="gramStart"/>
      <w:r>
        <w:t>,  Kim</w:t>
      </w:r>
      <w:proofErr w:type="gramEnd"/>
      <w:r>
        <w:t xml:space="preserve"> can you review this?</w:t>
      </w:r>
    </w:p>
  </w:comment>
  <w:comment w:id="56" w:author="elizabeth.miller" w:date="2012-09-10T13:34:00Z" w:initials="e">
    <w:p w:rsidR="009C36E9" w:rsidRDefault="009C36E9">
      <w:pPr>
        <w:pStyle w:val="CommentText"/>
      </w:pPr>
      <w:r>
        <w:rPr>
          <w:rStyle w:val="CommentReference"/>
        </w:rPr>
        <w:annotationRef/>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4EE0" w:rsidRDefault="00884EE0" w:rsidP="00516120">
      <w:pPr>
        <w:spacing w:after="0" w:line="240" w:lineRule="auto"/>
      </w:pPr>
      <w:r>
        <w:separator/>
      </w:r>
    </w:p>
  </w:endnote>
  <w:endnote w:type="continuationSeparator" w:id="0">
    <w:p w:rsidR="00884EE0" w:rsidRDefault="00884EE0" w:rsidP="005161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6E9" w:rsidRPr="00880CC6" w:rsidRDefault="009C36E9" w:rsidP="006136B1">
    <w:pPr>
      <w:pBdr>
        <w:top w:val="single" w:sz="8" w:space="1" w:color="004800"/>
      </w:pBdr>
      <w:tabs>
        <w:tab w:val="center" w:pos="4680"/>
        <w:tab w:val="right" w:pos="9360"/>
      </w:tabs>
      <w:jc w:val="both"/>
      <w:rPr>
        <w:rFonts w:ascii="Times New Roman" w:hAnsi="Times New Roman"/>
        <w:sz w:val="24"/>
        <w:szCs w:val="24"/>
      </w:rPr>
    </w:pPr>
    <w:r>
      <w:rPr>
        <w:rFonts w:ascii="Times New Roman" w:hAnsi="Times New Roman"/>
        <w:bCs/>
        <w:iCs/>
        <w:sz w:val="24"/>
        <w:szCs w:val="24"/>
      </w:rPr>
      <w:t>C1-22 Training Plan for Task Order 3</w:t>
    </w:r>
    <w:r w:rsidRPr="00880CC6">
      <w:rPr>
        <w:rFonts w:ascii="Times New Roman" w:hAnsi="Times New Roman"/>
        <w:sz w:val="24"/>
        <w:szCs w:val="24"/>
      </w:rPr>
      <w:tab/>
      <w:t xml:space="preserve">Page </w:t>
    </w:r>
    <w:r w:rsidRPr="00880CC6">
      <w:rPr>
        <w:rFonts w:ascii="Times New Roman" w:hAnsi="Times New Roman"/>
        <w:sz w:val="24"/>
        <w:szCs w:val="24"/>
      </w:rPr>
      <w:fldChar w:fldCharType="begin"/>
    </w:r>
    <w:r w:rsidRPr="00880CC6">
      <w:rPr>
        <w:rFonts w:ascii="Times New Roman" w:hAnsi="Times New Roman"/>
        <w:sz w:val="24"/>
        <w:szCs w:val="24"/>
      </w:rPr>
      <w:instrText xml:space="preserve"> PAGE </w:instrText>
    </w:r>
    <w:r w:rsidRPr="00880CC6">
      <w:rPr>
        <w:rFonts w:ascii="Times New Roman" w:hAnsi="Times New Roman"/>
        <w:sz w:val="24"/>
        <w:szCs w:val="24"/>
      </w:rPr>
      <w:fldChar w:fldCharType="separate"/>
    </w:r>
    <w:r w:rsidR="00FF3700">
      <w:rPr>
        <w:rFonts w:ascii="Times New Roman" w:hAnsi="Times New Roman"/>
        <w:noProof/>
        <w:sz w:val="24"/>
        <w:szCs w:val="24"/>
      </w:rPr>
      <w:t>1</w:t>
    </w:r>
    <w:r w:rsidRPr="00880CC6">
      <w:rPr>
        <w:rFonts w:ascii="Times New Roman" w:hAnsi="Times New Roman"/>
        <w:sz w:val="24"/>
        <w:szCs w:val="24"/>
      </w:rPr>
      <w:fldChar w:fldCharType="end"/>
    </w:r>
    <w:r w:rsidRPr="00880CC6">
      <w:rPr>
        <w:rFonts w:ascii="Times New Roman" w:hAnsi="Times New Roman"/>
        <w:sz w:val="24"/>
        <w:szCs w:val="24"/>
      </w:rPr>
      <w:t xml:space="preserve"> of </w:t>
    </w:r>
    <w:r w:rsidRPr="00880CC6">
      <w:rPr>
        <w:rFonts w:ascii="Times New Roman" w:hAnsi="Times New Roman"/>
        <w:sz w:val="24"/>
        <w:szCs w:val="24"/>
      </w:rPr>
      <w:fldChar w:fldCharType="begin"/>
    </w:r>
    <w:r w:rsidRPr="00880CC6">
      <w:rPr>
        <w:rFonts w:ascii="Times New Roman" w:hAnsi="Times New Roman"/>
        <w:sz w:val="24"/>
        <w:szCs w:val="24"/>
      </w:rPr>
      <w:instrText xml:space="preserve"> NUMPAGES  </w:instrText>
    </w:r>
    <w:r w:rsidRPr="00880CC6">
      <w:rPr>
        <w:rFonts w:ascii="Times New Roman" w:hAnsi="Times New Roman"/>
        <w:sz w:val="24"/>
        <w:szCs w:val="24"/>
      </w:rPr>
      <w:fldChar w:fldCharType="separate"/>
    </w:r>
    <w:r w:rsidR="00FF3700">
      <w:rPr>
        <w:rFonts w:ascii="Times New Roman" w:hAnsi="Times New Roman"/>
        <w:noProof/>
        <w:sz w:val="24"/>
        <w:szCs w:val="24"/>
      </w:rPr>
      <w:t>93</w:t>
    </w:r>
    <w:r w:rsidRPr="00880CC6">
      <w:rPr>
        <w:rFonts w:ascii="Times New Roman" w:hAnsi="Times New Roman"/>
        <w:sz w:val="24"/>
        <w:szCs w:val="24"/>
      </w:rPr>
      <w:fldChar w:fldCharType="end"/>
    </w:r>
    <w:r w:rsidRPr="00880CC6">
      <w:rPr>
        <w:rFonts w:ascii="Times New Roman" w:hAnsi="Times New Roman"/>
        <w:sz w:val="24"/>
        <w:szCs w:val="24"/>
      </w:rPr>
      <w:tab/>
    </w:r>
    <w:r>
      <w:rPr>
        <w:rFonts w:ascii="Times New Roman" w:hAnsi="Times New Roman"/>
        <w:sz w:val="24"/>
        <w:szCs w:val="24"/>
      </w:rPr>
      <w:t>June 2012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4EE0" w:rsidRDefault="00884EE0" w:rsidP="00516120">
      <w:pPr>
        <w:spacing w:after="0" w:line="240" w:lineRule="auto"/>
      </w:pPr>
      <w:r>
        <w:separator/>
      </w:r>
    </w:p>
  </w:footnote>
  <w:footnote w:type="continuationSeparator" w:id="0">
    <w:p w:rsidR="00884EE0" w:rsidRDefault="00884EE0" w:rsidP="00516120">
      <w:pPr>
        <w:spacing w:after="0" w:line="240" w:lineRule="auto"/>
      </w:pPr>
      <w:r>
        <w:continuationSeparator/>
      </w:r>
    </w:p>
  </w:footnote>
  <w:footnote w:id="1">
    <w:p w:rsidR="009C36E9" w:rsidRPr="006F3DD8" w:rsidRDefault="009C36E9" w:rsidP="00CB3068">
      <w:pPr>
        <w:pStyle w:val="FootnoteText"/>
        <w:rPr>
          <w:rFonts w:ascii="Times New Roman" w:hAnsi="Times New Roman"/>
        </w:rPr>
      </w:pPr>
      <w:r>
        <w:rPr>
          <w:rStyle w:val="FootnoteReference"/>
        </w:rPr>
        <w:footnoteRef/>
      </w:r>
      <w:r>
        <w:t xml:space="preserve"> </w:t>
      </w:r>
      <w:r w:rsidRPr="006F3DD8">
        <w:rPr>
          <w:rFonts w:ascii="Times New Roman" w:hAnsi="Times New Roman"/>
        </w:rPr>
        <w:t xml:space="preserve">Dr. R. S. D. </w:t>
      </w:r>
      <w:proofErr w:type="spellStart"/>
      <w:r w:rsidRPr="006F3DD8">
        <w:rPr>
          <w:rFonts w:ascii="Times New Roman" w:hAnsi="Times New Roman"/>
        </w:rPr>
        <w:t>Wahida</w:t>
      </w:r>
      <w:proofErr w:type="spellEnd"/>
      <w:r w:rsidRPr="006F3DD8">
        <w:rPr>
          <w:rFonts w:ascii="Times New Roman" w:hAnsi="Times New Roman"/>
        </w:rPr>
        <w:t xml:space="preserve"> </w:t>
      </w:r>
      <w:proofErr w:type="spellStart"/>
      <w:r w:rsidRPr="006F3DD8">
        <w:rPr>
          <w:rFonts w:ascii="Times New Roman" w:hAnsi="Times New Roman"/>
        </w:rPr>
        <w:t>Banu</w:t>
      </w:r>
      <w:proofErr w:type="spellEnd"/>
      <w:r w:rsidRPr="006F3DD8">
        <w:rPr>
          <w:rFonts w:ascii="Times New Roman" w:hAnsi="Times New Roman"/>
        </w:rPr>
        <w:t xml:space="preserve"> (2010) </w:t>
      </w:r>
      <w:r w:rsidRPr="006F3DD8">
        <w:rPr>
          <w:rFonts w:ascii="Times New Roman" w:hAnsi="Times New Roman"/>
          <w:i/>
        </w:rPr>
        <w:t>Release and Deployment Management using ITIL</w:t>
      </w:r>
      <w:r w:rsidRPr="006F3DD8">
        <w:rPr>
          <w:rFonts w:ascii="Times New Roman" w:hAnsi="Times New Roman"/>
        </w:rPr>
        <w:t>: Global Journal of Computer Science and Technology</w:t>
      </w:r>
    </w:p>
  </w:footnote>
  <w:footnote w:id="2">
    <w:p w:rsidR="009C36E9" w:rsidRPr="00B55237" w:rsidRDefault="009C36E9" w:rsidP="00CB3068">
      <w:pPr>
        <w:pStyle w:val="FootnoteText"/>
        <w:rPr>
          <w:rFonts w:ascii="Times New Roman" w:hAnsi="Times New Roman"/>
        </w:rPr>
      </w:pPr>
      <w:r w:rsidRPr="00B55237">
        <w:rPr>
          <w:rStyle w:val="FootnoteReference"/>
          <w:rFonts w:ascii="Times New Roman" w:hAnsi="Times New Roman"/>
        </w:rPr>
        <w:footnoteRef/>
      </w:r>
      <w:r w:rsidRPr="00B55237">
        <w:rPr>
          <w:rFonts w:ascii="Times New Roman" w:hAnsi="Times New Roman"/>
        </w:rPr>
        <w:t xml:space="preserve"> Kirkpatrick, D.L. (1994). </w:t>
      </w:r>
      <w:proofErr w:type="gramStart"/>
      <w:r w:rsidRPr="00B55237">
        <w:rPr>
          <w:rFonts w:ascii="Times New Roman" w:hAnsi="Times New Roman"/>
          <w:i/>
          <w:iCs/>
        </w:rPr>
        <w:t>Evaluating Training Programs: The Four Levels.</w:t>
      </w:r>
      <w:proofErr w:type="gramEnd"/>
      <w:r w:rsidRPr="00B55237">
        <w:rPr>
          <w:rFonts w:ascii="Times New Roman" w:hAnsi="Times New Roman"/>
        </w:rPr>
        <w:t xml:space="preserve"> </w:t>
      </w:r>
      <w:smartTag w:uri="urn:schemas-microsoft-com:office:smarttags" w:element="place">
        <w:smartTag w:uri="urn:schemas-microsoft-com:office:smarttags" w:element="City">
          <w:r w:rsidRPr="00B55237">
            <w:rPr>
              <w:rFonts w:ascii="Times New Roman" w:hAnsi="Times New Roman"/>
            </w:rPr>
            <w:t>San Francisco</w:t>
          </w:r>
        </w:smartTag>
        <w:r w:rsidRPr="00B55237">
          <w:rPr>
            <w:rFonts w:ascii="Times New Roman" w:hAnsi="Times New Roman"/>
          </w:rPr>
          <w:t xml:space="preserve">, </w:t>
        </w:r>
        <w:smartTag w:uri="urn:schemas-microsoft-com:office:smarttags" w:element="State">
          <w:r w:rsidRPr="00B55237">
            <w:rPr>
              <w:rFonts w:ascii="Times New Roman" w:hAnsi="Times New Roman"/>
            </w:rPr>
            <w:t>CA</w:t>
          </w:r>
        </w:smartTag>
      </w:smartTag>
      <w:r w:rsidRPr="00B55237">
        <w:rPr>
          <w:rFonts w:ascii="Times New Roman" w:hAnsi="Times New Roman"/>
        </w:rPr>
        <w:t xml:space="preserve">: </w:t>
      </w:r>
      <w:proofErr w:type="spellStart"/>
      <w:r w:rsidRPr="00B55237">
        <w:rPr>
          <w:rFonts w:ascii="Times New Roman" w:hAnsi="Times New Roman"/>
        </w:rPr>
        <w:t>Berrett</w:t>
      </w:r>
      <w:proofErr w:type="spellEnd"/>
      <w:r w:rsidRPr="00B55237">
        <w:rPr>
          <w:rFonts w:ascii="Times New Roman" w:hAnsi="Times New Roman"/>
        </w:rPr>
        <w:t>-Koehler.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6E9" w:rsidRPr="00880CC6" w:rsidRDefault="009C36E9" w:rsidP="0014454F">
    <w:pPr>
      <w:pStyle w:val="Header"/>
      <w:rPr>
        <w:rFonts w:ascii="Times New Roman" w:hAnsi="Times New Roman"/>
        <w:color w:val="262626"/>
      </w:rPr>
    </w:pPr>
    <w:r w:rsidRPr="00880CC6">
      <w:rPr>
        <w:rFonts w:ascii="Times New Roman" w:hAnsi="Times New Roman"/>
        <w:noProof/>
      </w:rPr>
      <w:drawing>
        <wp:anchor distT="0" distB="0" distL="114300" distR="114300" simplePos="0" relativeHeight="251657216" behindDoc="0" locked="0" layoutInCell="1" allowOverlap="1">
          <wp:simplePos x="0" y="0"/>
          <wp:positionH relativeFrom="column">
            <wp:posOffset>4780915</wp:posOffset>
          </wp:positionH>
          <wp:positionV relativeFrom="paragraph">
            <wp:posOffset>-260985</wp:posOffset>
          </wp:positionV>
          <wp:extent cx="1205865" cy="511810"/>
          <wp:effectExtent l="19050" t="0" r="0" b="0"/>
          <wp:wrapThrough wrapText="bothSides">
            <wp:wrapPolygon edited="0">
              <wp:start x="-341" y="0"/>
              <wp:lineTo x="-341" y="20903"/>
              <wp:lineTo x="21498" y="20903"/>
              <wp:lineTo x="21498" y="0"/>
              <wp:lineTo x="-341" y="0"/>
            </wp:wrapPolygon>
          </wp:wrapThrough>
          <wp:docPr id="5" name="Picture 1"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2"/>
                  <pic:cNvPicPr>
                    <a:picLocks noChangeAspect="1" noChangeArrowheads="1"/>
                  </pic:cNvPicPr>
                </pic:nvPicPr>
                <pic:blipFill>
                  <a:blip r:embed="rId1"/>
                  <a:srcRect/>
                  <a:stretch>
                    <a:fillRect/>
                  </a:stretch>
                </pic:blipFill>
                <pic:spPr bwMode="auto">
                  <a:xfrm>
                    <a:off x="0" y="0"/>
                    <a:ext cx="1205865" cy="511810"/>
                  </a:xfrm>
                  <a:prstGeom prst="rect">
                    <a:avLst/>
                  </a:prstGeom>
                  <a:noFill/>
                  <a:ln w="9525">
                    <a:noFill/>
                    <a:miter lim="800000"/>
                    <a:headEnd/>
                    <a:tailEnd/>
                  </a:ln>
                </pic:spPr>
              </pic:pic>
            </a:graphicData>
          </a:graphic>
        </wp:anchor>
      </w:drawing>
    </w:r>
    <w:r>
      <w:rPr>
        <w:rFonts w:ascii="Times New Roman" w:hAnsi="Times New Roman"/>
        <w:color w:val="262626"/>
      </w:rPr>
      <w:t>DCN: MIDAS_C1-22_15340.003_V1.0_TrainingPlanforTaskOrder3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9.35pt;height:9.35pt" o:bullet="t">
        <v:imagedata r:id="rId1" o:title=""/>
      </v:shape>
    </w:pict>
  </w:numPicBullet>
  <w:numPicBullet w:numPicBulletId="1">
    <w:pict>
      <v:shape id="_x0000_i1044" type="#_x0000_t75" style="width:9.35pt;height:9.35pt" o:bullet="t">
        <v:imagedata r:id="rId2" o:title=""/>
      </v:shape>
    </w:pict>
  </w:numPicBullet>
  <w:numPicBullet w:numPicBulletId="2">
    <w:pict>
      <v:shape id="_x0000_i1045" type="#_x0000_t75" style="width:9.35pt;height:9.35pt" o:bullet="t">
        <v:imagedata r:id="rId3" o:title="artC03C"/>
      </v:shape>
    </w:pict>
  </w:numPicBullet>
  <w:abstractNum w:abstractNumId="0">
    <w:nsid w:val="0067120D"/>
    <w:multiLevelType w:val="hybridMultilevel"/>
    <w:tmpl w:val="C41A9304"/>
    <w:lvl w:ilvl="0" w:tplc="809C76C4">
      <w:start w:val="1"/>
      <w:numFmt w:val="bullet"/>
      <w:lvlText w:val=""/>
      <w:lvlPicBulletId w:val="2"/>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F123F9"/>
    <w:multiLevelType w:val="hybridMultilevel"/>
    <w:tmpl w:val="073CEDA8"/>
    <w:lvl w:ilvl="0" w:tplc="DECA861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AF3CF0"/>
    <w:multiLevelType w:val="singleLevel"/>
    <w:tmpl w:val="8DBE3776"/>
    <w:lvl w:ilvl="0">
      <w:start w:val="1"/>
      <w:numFmt w:val="bullet"/>
      <w:pStyle w:val="ClientXBullet1"/>
      <w:lvlText w:val=""/>
      <w:lvlJc w:val="left"/>
      <w:pPr>
        <w:tabs>
          <w:tab w:val="num" w:pos="360"/>
        </w:tabs>
        <w:ind w:left="360" w:hanging="360"/>
      </w:pPr>
      <w:rPr>
        <w:rFonts w:ascii="Symbol" w:hAnsi="Symbol" w:hint="default"/>
      </w:rPr>
    </w:lvl>
  </w:abstractNum>
  <w:abstractNum w:abstractNumId="3">
    <w:nsid w:val="25184108"/>
    <w:multiLevelType w:val="hybridMultilevel"/>
    <w:tmpl w:val="1F1CBD4E"/>
    <w:lvl w:ilvl="0" w:tplc="6B7A9216">
      <w:start w:val="1"/>
      <w:numFmt w:val="decimal"/>
      <w:lvlText w:val="%1."/>
      <w:lvlJc w:val="left"/>
      <w:pPr>
        <w:tabs>
          <w:tab w:val="num" w:pos="780"/>
        </w:tabs>
        <w:ind w:left="780" w:hanging="360"/>
      </w:pPr>
      <w:rPr>
        <w:rFonts w:ascii="Times New Roman" w:hAnsi="Times New Roman" w:cs="Times New Roman" w:hint="default"/>
        <w:b w:val="0"/>
        <w:sz w:val="24"/>
        <w:szCs w:val="24"/>
      </w:rPr>
    </w:lvl>
    <w:lvl w:ilvl="1" w:tplc="04090019" w:tentative="1">
      <w:start w:val="1"/>
      <w:numFmt w:val="bullet"/>
      <w:lvlText w:val="o"/>
      <w:lvlJc w:val="left"/>
      <w:pPr>
        <w:tabs>
          <w:tab w:val="num" w:pos="1500"/>
        </w:tabs>
        <w:ind w:left="1500" w:hanging="360"/>
      </w:pPr>
      <w:rPr>
        <w:rFonts w:ascii="Courier New" w:hAnsi="Courier New" w:hint="default"/>
      </w:rPr>
    </w:lvl>
    <w:lvl w:ilvl="2" w:tplc="0409001B" w:tentative="1">
      <w:start w:val="1"/>
      <w:numFmt w:val="bullet"/>
      <w:lvlText w:val=""/>
      <w:lvlJc w:val="left"/>
      <w:pPr>
        <w:tabs>
          <w:tab w:val="num" w:pos="2220"/>
        </w:tabs>
        <w:ind w:left="2220" w:hanging="360"/>
      </w:pPr>
      <w:rPr>
        <w:rFonts w:ascii="Wingdings" w:hAnsi="Wingdings" w:hint="default"/>
      </w:rPr>
    </w:lvl>
    <w:lvl w:ilvl="3" w:tplc="0409000F" w:tentative="1">
      <w:start w:val="1"/>
      <w:numFmt w:val="bullet"/>
      <w:lvlText w:val=""/>
      <w:lvlJc w:val="left"/>
      <w:pPr>
        <w:tabs>
          <w:tab w:val="num" w:pos="2940"/>
        </w:tabs>
        <w:ind w:left="2940" w:hanging="360"/>
      </w:pPr>
      <w:rPr>
        <w:rFonts w:ascii="Symbol" w:hAnsi="Symbol" w:hint="default"/>
      </w:rPr>
    </w:lvl>
    <w:lvl w:ilvl="4" w:tplc="04090019" w:tentative="1">
      <w:start w:val="1"/>
      <w:numFmt w:val="bullet"/>
      <w:lvlText w:val="o"/>
      <w:lvlJc w:val="left"/>
      <w:pPr>
        <w:tabs>
          <w:tab w:val="num" w:pos="3660"/>
        </w:tabs>
        <w:ind w:left="3660" w:hanging="360"/>
      </w:pPr>
      <w:rPr>
        <w:rFonts w:ascii="Courier New" w:hAnsi="Courier New" w:hint="default"/>
      </w:rPr>
    </w:lvl>
    <w:lvl w:ilvl="5" w:tplc="0409001B" w:tentative="1">
      <w:start w:val="1"/>
      <w:numFmt w:val="bullet"/>
      <w:lvlText w:val=""/>
      <w:lvlJc w:val="left"/>
      <w:pPr>
        <w:tabs>
          <w:tab w:val="num" w:pos="4380"/>
        </w:tabs>
        <w:ind w:left="4380" w:hanging="360"/>
      </w:pPr>
      <w:rPr>
        <w:rFonts w:ascii="Wingdings" w:hAnsi="Wingdings" w:hint="default"/>
      </w:rPr>
    </w:lvl>
    <w:lvl w:ilvl="6" w:tplc="0409000F" w:tentative="1">
      <w:start w:val="1"/>
      <w:numFmt w:val="bullet"/>
      <w:lvlText w:val=""/>
      <w:lvlJc w:val="left"/>
      <w:pPr>
        <w:tabs>
          <w:tab w:val="num" w:pos="5100"/>
        </w:tabs>
        <w:ind w:left="5100" w:hanging="360"/>
      </w:pPr>
      <w:rPr>
        <w:rFonts w:ascii="Symbol" w:hAnsi="Symbol" w:hint="default"/>
      </w:rPr>
    </w:lvl>
    <w:lvl w:ilvl="7" w:tplc="04090019" w:tentative="1">
      <w:start w:val="1"/>
      <w:numFmt w:val="bullet"/>
      <w:lvlText w:val="o"/>
      <w:lvlJc w:val="left"/>
      <w:pPr>
        <w:tabs>
          <w:tab w:val="num" w:pos="5820"/>
        </w:tabs>
        <w:ind w:left="5820" w:hanging="360"/>
      </w:pPr>
      <w:rPr>
        <w:rFonts w:ascii="Courier New" w:hAnsi="Courier New" w:hint="default"/>
      </w:rPr>
    </w:lvl>
    <w:lvl w:ilvl="8" w:tplc="0409001B" w:tentative="1">
      <w:start w:val="1"/>
      <w:numFmt w:val="bullet"/>
      <w:lvlText w:val=""/>
      <w:lvlJc w:val="left"/>
      <w:pPr>
        <w:tabs>
          <w:tab w:val="num" w:pos="6540"/>
        </w:tabs>
        <w:ind w:left="6540" w:hanging="360"/>
      </w:pPr>
      <w:rPr>
        <w:rFonts w:ascii="Wingdings" w:hAnsi="Wingdings" w:hint="default"/>
      </w:rPr>
    </w:lvl>
  </w:abstractNum>
  <w:abstractNum w:abstractNumId="4">
    <w:nsid w:val="266E733B"/>
    <w:multiLevelType w:val="hybridMultilevel"/>
    <w:tmpl w:val="D2E2B138"/>
    <w:lvl w:ilvl="0" w:tplc="6B7A9216">
      <w:start w:val="1"/>
      <w:numFmt w:val="bullet"/>
      <w:lvlText w:val=""/>
      <w:lvlPicBulletId w:val="0"/>
      <w:lvlJc w:val="left"/>
      <w:pPr>
        <w:ind w:left="720" w:hanging="360"/>
      </w:pPr>
      <w:rPr>
        <w:rFonts w:ascii="Symbol" w:hAnsi="Symbol" w:hint="default"/>
        <w:color w:val="004800"/>
        <w:sz w:val="20"/>
      </w:rPr>
    </w:lvl>
    <w:lvl w:ilvl="1" w:tplc="04090019" w:tentative="1">
      <w:start w:val="1"/>
      <w:numFmt w:val="bullet"/>
      <w:lvlText w:val="o"/>
      <w:lvlJc w:val="left"/>
      <w:pPr>
        <w:ind w:hanging="360"/>
      </w:pPr>
      <w:rPr>
        <w:rFonts w:ascii="Courier New" w:hAnsi="Courier New" w:hint="default"/>
      </w:rPr>
    </w:lvl>
    <w:lvl w:ilvl="2" w:tplc="0409001B" w:tentative="1">
      <w:start w:val="1"/>
      <w:numFmt w:val="bullet"/>
      <w:lvlText w:val=""/>
      <w:lvlJc w:val="left"/>
      <w:pPr>
        <w:ind w:left="720" w:hanging="360"/>
      </w:pPr>
      <w:rPr>
        <w:rFonts w:ascii="Wingdings" w:hAnsi="Wingdings" w:hint="default"/>
      </w:rPr>
    </w:lvl>
    <w:lvl w:ilvl="3" w:tplc="0409000F" w:tentative="1">
      <w:start w:val="1"/>
      <w:numFmt w:val="bullet"/>
      <w:lvlText w:val=""/>
      <w:lvlJc w:val="left"/>
      <w:pPr>
        <w:ind w:left="1440" w:hanging="360"/>
      </w:pPr>
      <w:rPr>
        <w:rFonts w:ascii="Symbol" w:hAnsi="Symbol" w:hint="default"/>
      </w:rPr>
    </w:lvl>
    <w:lvl w:ilvl="4" w:tplc="04090019" w:tentative="1">
      <w:start w:val="1"/>
      <w:numFmt w:val="bullet"/>
      <w:lvlText w:val="o"/>
      <w:lvlJc w:val="left"/>
      <w:pPr>
        <w:ind w:left="2160" w:hanging="360"/>
      </w:pPr>
      <w:rPr>
        <w:rFonts w:ascii="Courier New" w:hAnsi="Courier New" w:hint="default"/>
      </w:rPr>
    </w:lvl>
    <w:lvl w:ilvl="5" w:tplc="0409001B" w:tentative="1">
      <w:start w:val="1"/>
      <w:numFmt w:val="bullet"/>
      <w:lvlText w:val=""/>
      <w:lvlJc w:val="left"/>
      <w:pPr>
        <w:ind w:left="2880" w:hanging="360"/>
      </w:pPr>
      <w:rPr>
        <w:rFonts w:ascii="Wingdings" w:hAnsi="Wingdings" w:hint="default"/>
      </w:rPr>
    </w:lvl>
    <w:lvl w:ilvl="6" w:tplc="0409000F" w:tentative="1">
      <w:start w:val="1"/>
      <w:numFmt w:val="bullet"/>
      <w:lvlText w:val=""/>
      <w:lvlJc w:val="left"/>
      <w:pPr>
        <w:ind w:left="3600" w:hanging="360"/>
      </w:pPr>
      <w:rPr>
        <w:rFonts w:ascii="Symbol" w:hAnsi="Symbol" w:hint="default"/>
      </w:rPr>
    </w:lvl>
    <w:lvl w:ilvl="7" w:tplc="04090019" w:tentative="1">
      <w:start w:val="1"/>
      <w:numFmt w:val="bullet"/>
      <w:lvlText w:val="o"/>
      <w:lvlJc w:val="left"/>
      <w:pPr>
        <w:ind w:left="4320" w:hanging="360"/>
      </w:pPr>
      <w:rPr>
        <w:rFonts w:ascii="Courier New" w:hAnsi="Courier New" w:hint="default"/>
      </w:rPr>
    </w:lvl>
    <w:lvl w:ilvl="8" w:tplc="0409001B" w:tentative="1">
      <w:start w:val="1"/>
      <w:numFmt w:val="bullet"/>
      <w:lvlText w:val=""/>
      <w:lvlJc w:val="left"/>
      <w:pPr>
        <w:ind w:left="5040" w:hanging="360"/>
      </w:pPr>
      <w:rPr>
        <w:rFonts w:ascii="Wingdings" w:hAnsi="Wingdings" w:hint="default"/>
      </w:rPr>
    </w:lvl>
  </w:abstractNum>
  <w:abstractNum w:abstractNumId="5">
    <w:nsid w:val="27C73C99"/>
    <w:multiLevelType w:val="hybridMultilevel"/>
    <w:tmpl w:val="1F1CBD4E"/>
    <w:lvl w:ilvl="0" w:tplc="F4A4DFE8">
      <w:start w:val="1"/>
      <w:numFmt w:val="decimal"/>
      <w:lvlText w:val="%1."/>
      <w:lvlJc w:val="left"/>
      <w:pPr>
        <w:tabs>
          <w:tab w:val="num" w:pos="780"/>
        </w:tabs>
        <w:ind w:left="780" w:hanging="360"/>
      </w:pPr>
      <w:rPr>
        <w:rFonts w:ascii="Times New Roman" w:hAnsi="Times New Roman" w:cs="Times New Roman" w:hint="default"/>
        <w:b w:val="0"/>
        <w:sz w:val="24"/>
        <w:szCs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
    <w:nsid w:val="29DD464F"/>
    <w:multiLevelType w:val="hybridMultilevel"/>
    <w:tmpl w:val="04C2FB76"/>
    <w:lvl w:ilvl="0" w:tplc="04090005">
      <w:start w:val="219"/>
      <w:numFmt w:val="bullet"/>
      <w:pStyle w:val="USDABullet2"/>
      <w:lvlText w:val=""/>
      <w:lvlPicBulletId w:val="1"/>
      <w:lvlJc w:val="left"/>
      <w:pPr>
        <w:ind w:left="720" w:hanging="360"/>
      </w:pPr>
      <w:rPr>
        <w:rFonts w:ascii="Symbol" w:hAnsi="Symbol" w:hint="default"/>
      </w:rPr>
    </w:lvl>
    <w:lvl w:ilvl="1" w:tplc="0409000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
    <w:nsid w:val="32622972"/>
    <w:multiLevelType w:val="hybridMultilevel"/>
    <w:tmpl w:val="1F1CBD4E"/>
    <w:lvl w:ilvl="0" w:tplc="F4A4DFE8">
      <w:start w:val="1"/>
      <w:numFmt w:val="decimal"/>
      <w:lvlText w:val="%1."/>
      <w:lvlJc w:val="left"/>
      <w:pPr>
        <w:tabs>
          <w:tab w:val="num" w:pos="780"/>
        </w:tabs>
        <w:ind w:left="780" w:hanging="360"/>
      </w:pPr>
      <w:rPr>
        <w:rFonts w:ascii="Times New Roman" w:hAnsi="Times New Roman" w:cs="Times New Roman" w:hint="default"/>
        <w:b w:val="0"/>
        <w:sz w:val="24"/>
        <w:szCs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nsid w:val="32757037"/>
    <w:multiLevelType w:val="hybridMultilevel"/>
    <w:tmpl w:val="1F1CBD4E"/>
    <w:lvl w:ilvl="0" w:tplc="04090005">
      <w:start w:val="1"/>
      <w:numFmt w:val="decimal"/>
      <w:lvlText w:val="%1."/>
      <w:lvlJc w:val="left"/>
      <w:pPr>
        <w:tabs>
          <w:tab w:val="num" w:pos="780"/>
        </w:tabs>
        <w:ind w:left="780" w:hanging="360"/>
      </w:pPr>
      <w:rPr>
        <w:rFonts w:ascii="Times New Roman" w:hAnsi="Times New Roman" w:cs="Times New Roman" w:hint="default"/>
        <w:b w:val="0"/>
        <w:sz w:val="24"/>
        <w:szCs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9">
    <w:nsid w:val="333C3BBF"/>
    <w:multiLevelType w:val="hybridMultilevel"/>
    <w:tmpl w:val="AB847304"/>
    <w:lvl w:ilvl="0" w:tplc="F4A4DFE8">
      <w:start w:val="1"/>
      <w:numFmt w:val="decimal"/>
      <w:lvlText w:val="%1."/>
      <w:lvlJc w:val="left"/>
      <w:pPr>
        <w:tabs>
          <w:tab w:val="num" w:pos="780"/>
        </w:tabs>
        <w:ind w:left="780" w:hanging="360"/>
      </w:pPr>
      <w:rPr>
        <w:rFonts w:hint="default"/>
        <w:b w:val="0"/>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0">
    <w:nsid w:val="33F45EBE"/>
    <w:multiLevelType w:val="hybridMultilevel"/>
    <w:tmpl w:val="F2622402"/>
    <w:lvl w:ilvl="0" w:tplc="F4A4DFE8">
      <w:start w:val="1"/>
      <w:numFmt w:val="bullet"/>
      <w:lvlText w:val=""/>
      <w:lvlPicBulletId w:val="0"/>
      <w:lvlJc w:val="left"/>
      <w:pPr>
        <w:ind w:left="360" w:hanging="360"/>
      </w:pPr>
      <w:rPr>
        <w:rFonts w:ascii="Symbol" w:hAnsi="Symbol" w:hint="default"/>
        <w:color w:val="004800"/>
        <w:sz w:val="20"/>
      </w:rPr>
    </w:lvl>
    <w:lvl w:ilvl="1" w:tplc="04090003" w:tentative="1">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1">
    <w:nsid w:val="39A06A34"/>
    <w:multiLevelType w:val="hybridMultilevel"/>
    <w:tmpl w:val="285A5E62"/>
    <w:lvl w:ilvl="0" w:tplc="F2C06EF8">
      <w:start w:val="1"/>
      <w:numFmt w:val="decimal"/>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nsid w:val="3D331D1E"/>
    <w:multiLevelType w:val="hybridMultilevel"/>
    <w:tmpl w:val="211CB498"/>
    <w:lvl w:ilvl="0" w:tplc="04090005">
      <w:start w:val="1"/>
      <w:numFmt w:val="decimal"/>
      <w:lvlText w:val="%1."/>
      <w:lvlJc w:val="left"/>
      <w:pPr>
        <w:tabs>
          <w:tab w:val="num" w:pos="780"/>
        </w:tabs>
        <w:ind w:left="780" w:hanging="360"/>
      </w:pPr>
      <w:rPr>
        <w:rFonts w:ascii="Times New Roman" w:hAnsi="Times New Roman" w:cs="Times New Roman" w:hint="default"/>
        <w:b w:val="0"/>
        <w:i w:val="0"/>
        <w:sz w:val="24"/>
        <w:szCs w:val="24"/>
      </w:rPr>
    </w:lvl>
    <w:lvl w:ilvl="1" w:tplc="04090001" w:tentative="1">
      <w:start w:val="1"/>
      <w:numFmt w:val="bullet"/>
      <w:lvlText w:val="o"/>
      <w:lvlJc w:val="left"/>
      <w:pPr>
        <w:tabs>
          <w:tab w:val="num" w:pos="1500"/>
        </w:tabs>
        <w:ind w:left="1500" w:hanging="360"/>
      </w:pPr>
      <w:rPr>
        <w:rFonts w:ascii="Courier New" w:hAnsi="Courier New" w:hint="default"/>
      </w:rPr>
    </w:lvl>
    <w:lvl w:ilvl="2" w:tplc="0409001B" w:tentative="1">
      <w:start w:val="1"/>
      <w:numFmt w:val="bullet"/>
      <w:lvlText w:val=""/>
      <w:lvlJc w:val="left"/>
      <w:pPr>
        <w:tabs>
          <w:tab w:val="num" w:pos="2220"/>
        </w:tabs>
        <w:ind w:left="2220" w:hanging="360"/>
      </w:pPr>
      <w:rPr>
        <w:rFonts w:ascii="Wingdings" w:hAnsi="Wingdings" w:hint="default"/>
      </w:rPr>
    </w:lvl>
    <w:lvl w:ilvl="3" w:tplc="0409000F" w:tentative="1">
      <w:start w:val="1"/>
      <w:numFmt w:val="bullet"/>
      <w:lvlText w:val=""/>
      <w:lvlJc w:val="left"/>
      <w:pPr>
        <w:tabs>
          <w:tab w:val="num" w:pos="2940"/>
        </w:tabs>
        <w:ind w:left="2940" w:hanging="360"/>
      </w:pPr>
      <w:rPr>
        <w:rFonts w:ascii="Symbol" w:hAnsi="Symbol" w:hint="default"/>
      </w:rPr>
    </w:lvl>
    <w:lvl w:ilvl="4" w:tplc="04090019" w:tentative="1">
      <w:start w:val="1"/>
      <w:numFmt w:val="bullet"/>
      <w:lvlText w:val="o"/>
      <w:lvlJc w:val="left"/>
      <w:pPr>
        <w:tabs>
          <w:tab w:val="num" w:pos="3660"/>
        </w:tabs>
        <w:ind w:left="3660" w:hanging="360"/>
      </w:pPr>
      <w:rPr>
        <w:rFonts w:ascii="Courier New" w:hAnsi="Courier New" w:hint="default"/>
      </w:rPr>
    </w:lvl>
    <w:lvl w:ilvl="5" w:tplc="0409001B" w:tentative="1">
      <w:start w:val="1"/>
      <w:numFmt w:val="bullet"/>
      <w:lvlText w:val=""/>
      <w:lvlJc w:val="left"/>
      <w:pPr>
        <w:tabs>
          <w:tab w:val="num" w:pos="4380"/>
        </w:tabs>
        <w:ind w:left="4380" w:hanging="360"/>
      </w:pPr>
      <w:rPr>
        <w:rFonts w:ascii="Wingdings" w:hAnsi="Wingdings" w:hint="default"/>
      </w:rPr>
    </w:lvl>
    <w:lvl w:ilvl="6" w:tplc="0409000F" w:tentative="1">
      <w:start w:val="1"/>
      <w:numFmt w:val="bullet"/>
      <w:lvlText w:val=""/>
      <w:lvlJc w:val="left"/>
      <w:pPr>
        <w:tabs>
          <w:tab w:val="num" w:pos="5100"/>
        </w:tabs>
        <w:ind w:left="5100" w:hanging="360"/>
      </w:pPr>
      <w:rPr>
        <w:rFonts w:ascii="Symbol" w:hAnsi="Symbol" w:hint="default"/>
      </w:rPr>
    </w:lvl>
    <w:lvl w:ilvl="7" w:tplc="04090019" w:tentative="1">
      <w:start w:val="1"/>
      <w:numFmt w:val="bullet"/>
      <w:lvlText w:val="o"/>
      <w:lvlJc w:val="left"/>
      <w:pPr>
        <w:tabs>
          <w:tab w:val="num" w:pos="5820"/>
        </w:tabs>
        <w:ind w:left="5820" w:hanging="360"/>
      </w:pPr>
      <w:rPr>
        <w:rFonts w:ascii="Courier New" w:hAnsi="Courier New" w:hint="default"/>
      </w:rPr>
    </w:lvl>
    <w:lvl w:ilvl="8" w:tplc="0409001B" w:tentative="1">
      <w:start w:val="1"/>
      <w:numFmt w:val="bullet"/>
      <w:lvlText w:val=""/>
      <w:lvlJc w:val="left"/>
      <w:pPr>
        <w:tabs>
          <w:tab w:val="num" w:pos="6540"/>
        </w:tabs>
        <w:ind w:left="6540" w:hanging="360"/>
      </w:pPr>
      <w:rPr>
        <w:rFonts w:ascii="Wingdings" w:hAnsi="Wingdings" w:hint="default"/>
      </w:rPr>
    </w:lvl>
  </w:abstractNum>
  <w:abstractNum w:abstractNumId="13">
    <w:nsid w:val="45A91DDA"/>
    <w:multiLevelType w:val="multilevel"/>
    <w:tmpl w:val="5BE0FC62"/>
    <w:numStyleLink w:val="StyleBulleted-SAtemplate"/>
  </w:abstractNum>
  <w:abstractNum w:abstractNumId="14">
    <w:nsid w:val="46DA524F"/>
    <w:multiLevelType w:val="hybridMultilevel"/>
    <w:tmpl w:val="DA06CAE8"/>
    <w:lvl w:ilvl="0" w:tplc="04090011">
      <w:start w:val="1"/>
      <w:numFmt w:val="bullet"/>
      <w:pStyle w:val="USDABullet1"/>
      <w:lvlText w:val=""/>
      <w:lvlPicBulletId w:val="0"/>
      <w:lvlJc w:val="left"/>
      <w:pPr>
        <w:ind w:left="1350" w:hanging="360"/>
      </w:pPr>
      <w:rPr>
        <w:rFonts w:ascii="Symbol" w:hAnsi="Symbol" w:hint="default"/>
        <w:color w:val="auto"/>
      </w:rPr>
    </w:lvl>
    <w:lvl w:ilvl="1" w:tplc="04090019">
      <w:start w:val="219"/>
      <w:numFmt w:val="bullet"/>
      <w:lvlText w:val=""/>
      <w:lvlPicBulletId w:val="1"/>
      <w:lvlJc w:val="left"/>
      <w:pPr>
        <w:ind w:left="2070" w:hanging="360"/>
      </w:pPr>
      <w:rPr>
        <w:rFonts w:ascii="Symbol" w:hAnsi="Symbol" w:hint="default"/>
      </w:rPr>
    </w:lvl>
    <w:lvl w:ilvl="2" w:tplc="0409001B">
      <w:start w:val="1"/>
      <w:numFmt w:val="bullet"/>
      <w:lvlText w:val=""/>
      <w:lvlJc w:val="left"/>
      <w:pPr>
        <w:ind w:left="2790" w:hanging="360"/>
      </w:pPr>
      <w:rPr>
        <w:rFonts w:ascii="Wingdings" w:hAnsi="Wingdings" w:hint="default"/>
      </w:rPr>
    </w:lvl>
    <w:lvl w:ilvl="3" w:tplc="0409000F" w:tentative="1">
      <w:start w:val="1"/>
      <w:numFmt w:val="bullet"/>
      <w:lvlText w:val=""/>
      <w:lvlJc w:val="left"/>
      <w:pPr>
        <w:ind w:left="3510" w:hanging="360"/>
      </w:pPr>
      <w:rPr>
        <w:rFonts w:ascii="Symbol" w:hAnsi="Symbol" w:hint="default"/>
      </w:rPr>
    </w:lvl>
    <w:lvl w:ilvl="4" w:tplc="04090019" w:tentative="1">
      <w:start w:val="1"/>
      <w:numFmt w:val="bullet"/>
      <w:lvlText w:val="o"/>
      <w:lvlJc w:val="left"/>
      <w:pPr>
        <w:ind w:left="4230" w:hanging="360"/>
      </w:pPr>
      <w:rPr>
        <w:rFonts w:ascii="Courier New" w:hAnsi="Courier New" w:hint="default"/>
      </w:rPr>
    </w:lvl>
    <w:lvl w:ilvl="5" w:tplc="0409001B" w:tentative="1">
      <w:start w:val="1"/>
      <w:numFmt w:val="bullet"/>
      <w:lvlText w:val=""/>
      <w:lvlJc w:val="left"/>
      <w:pPr>
        <w:ind w:left="4950" w:hanging="360"/>
      </w:pPr>
      <w:rPr>
        <w:rFonts w:ascii="Wingdings" w:hAnsi="Wingdings" w:hint="default"/>
      </w:rPr>
    </w:lvl>
    <w:lvl w:ilvl="6" w:tplc="0409000F" w:tentative="1">
      <w:start w:val="1"/>
      <w:numFmt w:val="bullet"/>
      <w:lvlText w:val=""/>
      <w:lvlJc w:val="left"/>
      <w:pPr>
        <w:ind w:left="5670" w:hanging="360"/>
      </w:pPr>
      <w:rPr>
        <w:rFonts w:ascii="Symbol" w:hAnsi="Symbol" w:hint="default"/>
      </w:rPr>
    </w:lvl>
    <w:lvl w:ilvl="7" w:tplc="04090019" w:tentative="1">
      <w:start w:val="1"/>
      <w:numFmt w:val="bullet"/>
      <w:lvlText w:val="o"/>
      <w:lvlJc w:val="left"/>
      <w:pPr>
        <w:ind w:left="6390" w:hanging="360"/>
      </w:pPr>
      <w:rPr>
        <w:rFonts w:ascii="Courier New" w:hAnsi="Courier New" w:hint="default"/>
      </w:rPr>
    </w:lvl>
    <w:lvl w:ilvl="8" w:tplc="0409001B" w:tentative="1">
      <w:start w:val="1"/>
      <w:numFmt w:val="bullet"/>
      <w:lvlText w:val=""/>
      <w:lvlJc w:val="left"/>
      <w:pPr>
        <w:ind w:left="7110" w:hanging="360"/>
      </w:pPr>
      <w:rPr>
        <w:rFonts w:ascii="Wingdings" w:hAnsi="Wingdings" w:hint="default"/>
      </w:rPr>
    </w:lvl>
  </w:abstractNum>
  <w:abstractNum w:abstractNumId="15">
    <w:nsid w:val="49186166"/>
    <w:multiLevelType w:val="hybridMultilevel"/>
    <w:tmpl w:val="B3CC40C6"/>
    <w:lvl w:ilvl="0" w:tplc="D7881618">
      <w:start w:val="1"/>
      <w:numFmt w:val="bullet"/>
      <w:lvlText w:val=""/>
      <w:lvlJc w:val="left"/>
      <w:pPr>
        <w:tabs>
          <w:tab w:val="num" w:pos="0"/>
        </w:tabs>
        <w:ind w:left="144"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D8F21B6"/>
    <w:multiLevelType w:val="multilevel"/>
    <w:tmpl w:val="5BE0FC62"/>
    <w:styleLink w:val="StyleBulleted-SAtemplate"/>
    <w:lvl w:ilvl="0">
      <w:start w:val="1"/>
      <w:numFmt w:val="bullet"/>
      <w:lvlText w:val=""/>
      <w:lvlJc w:val="left"/>
      <w:pPr>
        <w:tabs>
          <w:tab w:val="num" w:pos="720"/>
        </w:tabs>
        <w:ind w:left="720" w:hanging="360"/>
      </w:pPr>
      <w:rPr>
        <w:rFonts w:ascii="Wingdings" w:hAnsi="Wingdings" w:hint="default"/>
        <w:color w:val="4F81BD"/>
        <w:sz w:val="24"/>
      </w:rPr>
    </w:lvl>
    <w:lvl w:ilvl="1">
      <w:start w:val="1"/>
      <w:numFmt w:val="bullet"/>
      <w:lvlText w:val=""/>
      <w:lvlJc w:val="left"/>
      <w:pPr>
        <w:tabs>
          <w:tab w:val="num" w:pos="1440"/>
        </w:tabs>
        <w:ind w:left="1440" w:hanging="360"/>
      </w:pPr>
      <w:rPr>
        <w:rFonts w:ascii="Wingdings" w:hAnsi="Wingdings" w:hint="default"/>
        <w:color w:val="4F81BD"/>
        <w:sz w:val="20"/>
      </w:rPr>
    </w:lvl>
    <w:lvl w:ilvl="2">
      <w:start w:val="1"/>
      <w:numFmt w:val="bullet"/>
      <w:lvlText w:val=""/>
      <w:lvlJc w:val="left"/>
      <w:pPr>
        <w:tabs>
          <w:tab w:val="num" w:pos="1800"/>
        </w:tabs>
        <w:ind w:left="1800" w:hanging="360"/>
      </w:pPr>
      <w:rPr>
        <w:rFonts w:ascii="Wingdings" w:hAnsi="Wingdings" w:hint="default"/>
        <w:color w:val="4F81BD"/>
        <w:sz w:val="32"/>
      </w:rPr>
    </w:lvl>
    <w:lvl w:ilvl="3">
      <w:start w:val="1"/>
      <w:numFmt w:val="bullet"/>
      <w:lvlText w:val="▫"/>
      <w:lvlJc w:val="left"/>
      <w:pPr>
        <w:tabs>
          <w:tab w:val="num" w:pos="2520"/>
        </w:tabs>
        <w:ind w:left="2520" w:hanging="360"/>
      </w:pPr>
      <w:rPr>
        <w:rFonts w:ascii="Helvetica" w:hAnsi="Helvetica" w:hint="default"/>
        <w:color w:val="4F81BD"/>
        <w:sz w:val="20"/>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55CA6A7C"/>
    <w:multiLevelType w:val="hybridMultilevel"/>
    <w:tmpl w:val="1F1CBD4E"/>
    <w:lvl w:ilvl="0" w:tplc="D3805B0E">
      <w:start w:val="1"/>
      <w:numFmt w:val="decimal"/>
      <w:lvlText w:val="%1."/>
      <w:lvlJc w:val="left"/>
      <w:pPr>
        <w:tabs>
          <w:tab w:val="num" w:pos="780"/>
        </w:tabs>
        <w:ind w:left="780" w:hanging="360"/>
      </w:pPr>
      <w:rPr>
        <w:rFonts w:ascii="Times New Roman" w:hAnsi="Times New Roman" w:cs="Times New Roman" w:hint="default"/>
        <w:b w:val="0"/>
        <w:sz w:val="24"/>
        <w:szCs w:val="24"/>
      </w:rPr>
    </w:lvl>
    <w:lvl w:ilvl="1" w:tplc="D966C65A"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nsid w:val="56012942"/>
    <w:multiLevelType w:val="hybridMultilevel"/>
    <w:tmpl w:val="1472A530"/>
    <w:lvl w:ilvl="0" w:tplc="04090005">
      <w:start w:val="1"/>
      <w:numFmt w:val="bullet"/>
      <w:lvlText w:val=""/>
      <w:lvlPicBulletId w:val="0"/>
      <w:lvlJc w:val="left"/>
      <w:pPr>
        <w:ind w:left="720" w:hanging="360"/>
      </w:pPr>
      <w:rPr>
        <w:rFonts w:ascii="Symbol" w:hAnsi="Symbol" w:hint="default"/>
        <w:color w:val="004800"/>
        <w:sz w:val="20"/>
      </w:rPr>
    </w:lvl>
    <w:lvl w:ilvl="1" w:tplc="04090003" w:tentative="1">
      <w:start w:val="1"/>
      <w:numFmt w:val="bullet"/>
      <w:lvlText w:val="o"/>
      <w:lvlJc w:val="left"/>
      <w:pPr>
        <w:ind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9">
    <w:nsid w:val="58841372"/>
    <w:multiLevelType w:val="hybridMultilevel"/>
    <w:tmpl w:val="3844DA0E"/>
    <w:lvl w:ilvl="0" w:tplc="F4A4DFE8">
      <w:start w:val="1"/>
      <w:numFmt w:val="decimal"/>
      <w:lvlText w:val="%1."/>
      <w:lvlJc w:val="left"/>
      <w:pPr>
        <w:tabs>
          <w:tab w:val="num" w:pos="780"/>
        </w:tabs>
        <w:ind w:left="780" w:hanging="360"/>
      </w:pPr>
      <w:rPr>
        <w:rFonts w:ascii="Times New Roman" w:hAnsi="Times New Roman" w:cs="Times New Roman" w:hint="default"/>
        <w:b w:val="0"/>
        <w:color w:val="auto"/>
        <w:sz w:val="24"/>
        <w:szCs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0">
    <w:nsid w:val="61387414"/>
    <w:multiLevelType w:val="hybridMultilevel"/>
    <w:tmpl w:val="B7C210B2"/>
    <w:lvl w:ilvl="0" w:tplc="F04A0912">
      <w:start w:val="1"/>
      <w:numFmt w:val="decimal"/>
      <w:lvlText w:val="%1."/>
      <w:lvlJc w:val="left"/>
      <w:pPr>
        <w:ind w:left="720" w:hanging="360"/>
      </w:pPr>
      <w:rPr>
        <w:rFonts w:hint="default"/>
      </w:rPr>
    </w:lvl>
    <w:lvl w:ilvl="1" w:tplc="04090001"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78163C"/>
    <w:multiLevelType w:val="hybridMultilevel"/>
    <w:tmpl w:val="83A60062"/>
    <w:lvl w:ilvl="0" w:tplc="E2126E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E41911"/>
    <w:multiLevelType w:val="hybridMultilevel"/>
    <w:tmpl w:val="B9488DE8"/>
    <w:lvl w:ilvl="0" w:tplc="0409000F">
      <w:start w:val="1"/>
      <w:numFmt w:val="bullet"/>
      <w:lvlText w:val=""/>
      <w:lvlPicBulletId w:val="0"/>
      <w:lvlJc w:val="left"/>
      <w:pPr>
        <w:ind w:left="1080" w:hanging="360"/>
      </w:pPr>
      <w:rPr>
        <w:rFonts w:ascii="Symbol" w:hAnsi="Symbol" w:hint="default"/>
        <w:color w:val="004800"/>
        <w:sz w:val="20"/>
      </w:rPr>
    </w:lvl>
    <w:lvl w:ilvl="1" w:tplc="04090019">
      <w:start w:val="1"/>
      <w:numFmt w:val="bullet"/>
      <w:lvlText w:val="o"/>
      <w:lvlJc w:val="left"/>
      <w:pPr>
        <w:ind w:left="360" w:hanging="360"/>
      </w:pPr>
      <w:rPr>
        <w:rFonts w:ascii="Courier New" w:hAnsi="Courier New" w:hint="default"/>
      </w:rPr>
    </w:lvl>
    <w:lvl w:ilvl="2" w:tplc="0409001B" w:tentative="1">
      <w:start w:val="1"/>
      <w:numFmt w:val="bullet"/>
      <w:lvlText w:val=""/>
      <w:lvlJc w:val="left"/>
      <w:pPr>
        <w:ind w:left="1080" w:hanging="360"/>
      </w:pPr>
      <w:rPr>
        <w:rFonts w:ascii="Wingdings" w:hAnsi="Wingdings" w:hint="default"/>
      </w:rPr>
    </w:lvl>
    <w:lvl w:ilvl="3" w:tplc="0409000F" w:tentative="1">
      <w:start w:val="1"/>
      <w:numFmt w:val="bullet"/>
      <w:lvlText w:val=""/>
      <w:lvlJc w:val="left"/>
      <w:pPr>
        <w:ind w:left="1800" w:hanging="360"/>
      </w:pPr>
      <w:rPr>
        <w:rFonts w:ascii="Symbol" w:hAnsi="Symbol" w:hint="default"/>
      </w:rPr>
    </w:lvl>
    <w:lvl w:ilvl="4" w:tplc="04090019" w:tentative="1">
      <w:start w:val="1"/>
      <w:numFmt w:val="bullet"/>
      <w:lvlText w:val="o"/>
      <w:lvlJc w:val="left"/>
      <w:pPr>
        <w:ind w:left="2520" w:hanging="360"/>
      </w:pPr>
      <w:rPr>
        <w:rFonts w:ascii="Courier New" w:hAnsi="Courier New" w:hint="default"/>
      </w:rPr>
    </w:lvl>
    <w:lvl w:ilvl="5" w:tplc="0409001B" w:tentative="1">
      <w:start w:val="1"/>
      <w:numFmt w:val="bullet"/>
      <w:lvlText w:val=""/>
      <w:lvlJc w:val="left"/>
      <w:pPr>
        <w:ind w:left="3240" w:hanging="360"/>
      </w:pPr>
      <w:rPr>
        <w:rFonts w:ascii="Wingdings" w:hAnsi="Wingdings" w:hint="default"/>
      </w:rPr>
    </w:lvl>
    <w:lvl w:ilvl="6" w:tplc="0409000F" w:tentative="1">
      <w:start w:val="1"/>
      <w:numFmt w:val="bullet"/>
      <w:lvlText w:val=""/>
      <w:lvlJc w:val="left"/>
      <w:pPr>
        <w:ind w:left="3960" w:hanging="360"/>
      </w:pPr>
      <w:rPr>
        <w:rFonts w:ascii="Symbol" w:hAnsi="Symbol" w:hint="default"/>
      </w:rPr>
    </w:lvl>
    <w:lvl w:ilvl="7" w:tplc="04090019" w:tentative="1">
      <w:start w:val="1"/>
      <w:numFmt w:val="bullet"/>
      <w:lvlText w:val="o"/>
      <w:lvlJc w:val="left"/>
      <w:pPr>
        <w:ind w:left="4680" w:hanging="360"/>
      </w:pPr>
      <w:rPr>
        <w:rFonts w:ascii="Courier New" w:hAnsi="Courier New" w:hint="default"/>
      </w:rPr>
    </w:lvl>
    <w:lvl w:ilvl="8" w:tplc="0409001B" w:tentative="1">
      <w:start w:val="1"/>
      <w:numFmt w:val="bullet"/>
      <w:lvlText w:val=""/>
      <w:lvlJc w:val="left"/>
      <w:pPr>
        <w:ind w:left="5400" w:hanging="360"/>
      </w:pPr>
      <w:rPr>
        <w:rFonts w:ascii="Wingdings" w:hAnsi="Wingdings" w:hint="default"/>
      </w:rPr>
    </w:lvl>
  </w:abstractNum>
  <w:abstractNum w:abstractNumId="23">
    <w:nsid w:val="69FF1B7A"/>
    <w:multiLevelType w:val="hybridMultilevel"/>
    <w:tmpl w:val="777E7FCA"/>
    <w:lvl w:ilvl="0" w:tplc="03F04EC2">
      <w:start w:val="1"/>
      <w:numFmt w:val="decimal"/>
      <w:lvlText w:val="%1."/>
      <w:lvlJc w:val="left"/>
      <w:pPr>
        <w:tabs>
          <w:tab w:val="num" w:pos="780"/>
        </w:tabs>
        <w:ind w:left="780" w:hanging="360"/>
      </w:pPr>
      <w:rPr>
        <w:rFonts w:cs="Times New Roman" w:hint="default"/>
        <w:b w:val="0"/>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4">
    <w:nsid w:val="6BB003B6"/>
    <w:multiLevelType w:val="hybridMultilevel"/>
    <w:tmpl w:val="777E7FCA"/>
    <w:lvl w:ilvl="0" w:tplc="F04A0912">
      <w:start w:val="1"/>
      <w:numFmt w:val="decimal"/>
      <w:lvlText w:val="%1."/>
      <w:lvlJc w:val="left"/>
      <w:pPr>
        <w:tabs>
          <w:tab w:val="num" w:pos="780"/>
        </w:tabs>
        <w:ind w:left="780" w:hanging="360"/>
      </w:pPr>
      <w:rPr>
        <w:rFonts w:cs="Times New Roman" w:hint="default"/>
        <w:b w:val="0"/>
      </w:rPr>
    </w:lvl>
    <w:lvl w:ilvl="1" w:tplc="04090001" w:tentative="1">
      <w:start w:val="1"/>
      <w:numFmt w:val="bullet"/>
      <w:lvlText w:val="o"/>
      <w:lvlJc w:val="left"/>
      <w:pPr>
        <w:tabs>
          <w:tab w:val="num" w:pos="1500"/>
        </w:tabs>
        <w:ind w:left="1500" w:hanging="360"/>
      </w:pPr>
      <w:rPr>
        <w:rFonts w:ascii="Courier New" w:hAnsi="Courier New" w:hint="default"/>
      </w:rPr>
    </w:lvl>
    <w:lvl w:ilvl="2" w:tplc="0409001B" w:tentative="1">
      <w:start w:val="1"/>
      <w:numFmt w:val="bullet"/>
      <w:lvlText w:val=""/>
      <w:lvlJc w:val="left"/>
      <w:pPr>
        <w:tabs>
          <w:tab w:val="num" w:pos="2220"/>
        </w:tabs>
        <w:ind w:left="2220" w:hanging="360"/>
      </w:pPr>
      <w:rPr>
        <w:rFonts w:ascii="Wingdings" w:hAnsi="Wingdings" w:hint="default"/>
      </w:rPr>
    </w:lvl>
    <w:lvl w:ilvl="3" w:tplc="0409000F" w:tentative="1">
      <w:start w:val="1"/>
      <w:numFmt w:val="bullet"/>
      <w:lvlText w:val=""/>
      <w:lvlJc w:val="left"/>
      <w:pPr>
        <w:tabs>
          <w:tab w:val="num" w:pos="2940"/>
        </w:tabs>
        <w:ind w:left="2940" w:hanging="360"/>
      </w:pPr>
      <w:rPr>
        <w:rFonts w:ascii="Symbol" w:hAnsi="Symbol" w:hint="default"/>
      </w:rPr>
    </w:lvl>
    <w:lvl w:ilvl="4" w:tplc="04090019" w:tentative="1">
      <w:start w:val="1"/>
      <w:numFmt w:val="bullet"/>
      <w:lvlText w:val="o"/>
      <w:lvlJc w:val="left"/>
      <w:pPr>
        <w:tabs>
          <w:tab w:val="num" w:pos="3660"/>
        </w:tabs>
        <w:ind w:left="3660" w:hanging="360"/>
      </w:pPr>
      <w:rPr>
        <w:rFonts w:ascii="Courier New" w:hAnsi="Courier New" w:hint="default"/>
      </w:rPr>
    </w:lvl>
    <w:lvl w:ilvl="5" w:tplc="0409001B" w:tentative="1">
      <w:start w:val="1"/>
      <w:numFmt w:val="bullet"/>
      <w:lvlText w:val=""/>
      <w:lvlJc w:val="left"/>
      <w:pPr>
        <w:tabs>
          <w:tab w:val="num" w:pos="4380"/>
        </w:tabs>
        <w:ind w:left="4380" w:hanging="360"/>
      </w:pPr>
      <w:rPr>
        <w:rFonts w:ascii="Wingdings" w:hAnsi="Wingdings" w:hint="default"/>
      </w:rPr>
    </w:lvl>
    <w:lvl w:ilvl="6" w:tplc="0409000F" w:tentative="1">
      <w:start w:val="1"/>
      <w:numFmt w:val="bullet"/>
      <w:lvlText w:val=""/>
      <w:lvlJc w:val="left"/>
      <w:pPr>
        <w:tabs>
          <w:tab w:val="num" w:pos="5100"/>
        </w:tabs>
        <w:ind w:left="5100" w:hanging="360"/>
      </w:pPr>
      <w:rPr>
        <w:rFonts w:ascii="Symbol" w:hAnsi="Symbol" w:hint="default"/>
      </w:rPr>
    </w:lvl>
    <w:lvl w:ilvl="7" w:tplc="04090019" w:tentative="1">
      <w:start w:val="1"/>
      <w:numFmt w:val="bullet"/>
      <w:lvlText w:val="o"/>
      <w:lvlJc w:val="left"/>
      <w:pPr>
        <w:tabs>
          <w:tab w:val="num" w:pos="5820"/>
        </w:tabs>
        <w:ind w:left="5820" w:hanging="360"/>
      </w:pPr>
      <w:rPr>
        <w:rFonts w:ascii="Courier New" w:hAnsi="Courier New" w:hint="default"/>
      </w:rPr>
    </w:lvl>
    <w:lvl w:ilvl="8" w:tplc="0409001B" w:tentative="1">
      <w:start w:val="1"/>
      <w:numFmt w:val="bullet"/>
      <w:lvlText w:val=""/>
      <w:lvlJc w:val="left"/>
      <w:pPr>
        <w:tabs>
          <w:tab w:val="num" w:pos="6540"/>
        </w:tabs>
        <w:ind w:left="6540" w:hanging="360"/>
      </w:pPr>
      <w:rPr>
        <w:rFonts w:ascii="Wingdings" w:hAnsi="Wingdings" w:hint="default"/>
      </w:rPr>
    </w:lvl>
  </w:abstractNum>
  <w:abstractNum w:abstractNumId="25">
    <w:nsid w:val="766260BB"/>
    <w:multiLevelType w:val="hybridMultilevel"/>
    <w:tmpl w:val="68587E5C"/>
    <w:lvl w:ilvl="0" w:tplc="EA625D56">
      <w:start w:val="1"/>
      <w:numFmt w:val="bullet"/>
      <w:lvlText w:val=""/>
      <w:lvlPicBulletId w:val="0"/>
      <w:lvlJc w:val="left"/>
      <w:pPr>
        <w:ind w:left="360" w:hanging="360"/>
      </w:pPr>
      <w:rPr>
        <w:rFonts w:ascii="Symbol" w:hAnsi="Symbol" w:hint="default"/>
        <w:color w:val="004800"/>
        <w:sz w:val="20"/>
      </w:rPr>
    </w:lvl>
    <w:lvl w:ilvl="1" w:tplc="04090003" w:tentative="1">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6">
    <w:nsid w:val="779B5446"/>
    <w:multiLevelType w:val="hybridMultilevel"/>
    <w:tmpl w:val="F46A47CC"/>
    <w:lvl w:ilvl="0" w:tplc="EA625D56">
      <w:start w:val="1"/>
      <w:numFmt w:val="bullet"/>
      <w:pStyle w:val="USDABullet3"/>
      <w:lvlText w:val=""/>
      <w:lvlJc w:val="left"/>
      <w:pPr>
        <w:ind w:left="720" w:hanging="360"/>
      </w:pPr>
      <w:rPr>
        <w:rFonts w:ascii="Wingdings" w:hAnsi="Wingdings" w:hint="default"/>
        <w:color w:val="004800"/>
        <w:sz w:val="20"/>
      </w:rPr>
    </w:lvl>
    <w:lvl w:ilvl="1" w:tplc="04090003" w:tentative="1">
      <w:start w:val="1"/>
      <w:numFmt w:val="bullet"/>
      <w:lvlText w:val="o"/>
      <w:lvlJc w:val="left"/>
      <w:pPr>
        <w:ind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7">
    <w:nsid w:val="795F7707"/>
    <w:multiLevelType w:val="hybridMultilevel"/>
    <w:tmpl w:val="F67CB9DA"/>
    <w:lvl w:ilvl="0" w:tplc="F04A0912">
      <w:start w:val="1"/>
      <w:numFmt w:val="decimal"/>
      <w:lvlText w:val="(%1)"/>
      <w:lvlJc w:val="left"/>
      <w:pPr>
        <w:ind w:left="720" w:hanging="360"/>
      </w:pPr>
      <w:rPr>
        <w:rFonts w:cs="Times New Roman" w:hint="default"/>
      </w:rPr>
    </w:lvl>
    <w:lvl w:ilvl="1" w:tplc="04090001"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797C6D9D"/>
    <w:multiLevelType w:val="multilevel"/>
    <w:tmpl w:val="8304B19E"/>
    <w:lvl w:ilvl="0">
      <w:start w:val="1"/>
      <w:numFmt w:val="decimal"/>
      <w:pStyle w:val="USDAHeading1"/>
      <w:lvlText w:val="%1"/>
      <w:lvlJc w:val="left"/>
      <w:pPr>
        <w:tabs>
          <w:tab w:val="num" w:pos="432"/>
        </w:tabs>
        <w:ind w:left="432" w:hanging="432"/>
      </w:pPr>
      <w:rPr>
        <w:rFonts w:cs="System" w:hint="default"/>
        <w:b/>
        <w:i w:val="0"/>
        <w:caps/>
        <w:sz w:val="28"/>
      </w:rPr>
    </w:lvl>
    <w:lvl w:ilvl="1">
      <w:start w:val="1"/>
      <w:numFmt w:val="decimal"/>
      <w:pStyle w:val="USDAHeading2"/>
      <w:lvlText w:val="%1.%2"/>
      <w:lvlJc w:val="left"/>
      <w:pPr>
        <w:tabs>
          <w:tab w:val="num" w:pos="576"/>
        </w:tabs>
        <w:ind w:left="576" w:hanging="576"/>
      </w:pPr>
      <w:rPr>
        <w:rFonts w:cs="System" w:hint="default"/>
        <w:b/>
        <w:bCs w:val="0"/>
        <w:i w:val="0"/>
        <w:iCs w:val="0"/>
        <w:caps w:val="0"/>
        <w:smallCaps w:val="0"/>
        <w:strike w:val="0"/>
        <w:dstrike w:val="0"/>
        <w:vanish w:val="0"/>
        <w:color w:val="000000"/>
        <w:spacing w:val="0"/>
        <w:kern w:val="0"/>
        <w:position w:val="0"/>
        <w:u w:val="none"/>
        <w:effect w:val="none"/>
        <w:vertAlign w:val="baseline"/>
      </w:rPr>
    </w:lvl>
    <w:lvl w:ilvl="2">
      <w:start w:val="1"/>
      <w:numFmt w:val="decimal"/>
      <w:pStyle w:val="USDAHeading3"/>
      <w:lvlText w:val="%1.%2.%3"/>
      <w:lvlJc w:val="left"/>
      <w:pPr>
        <w:tabs>
          <w:tab w:val="num" w:pos="720"/>
        </w:tabs>
        <w:ind w:left="720" w:hanging="720"/>
      </w:pPr>
      <w:rPr>
        <w:rFonts w:cs="System" w:hint="default"/>
      </w:rPr>
    </w:lvl>
    <w:lvl w:ilvl="3">
      <w:start w:val="1"/>
      <w:numFmt w:val="decimal"/>
      <w:pStyle w:val="USDAHeading4"/>
      <w:lvlText w:val="%1.%2.%3.%4"/>
      <w:lvlJc w:val="left"/>
      <w:pPr>
        <w:tabs>
          <w:tab w:val="num" w:pos="864"/>
        </w:tabs>
        <w:ind w:left="864" w:hanging="864"/>
      </w:pPr>
      <w:rPr>
        <w:rFonts w:cs="System" w:hint="default"/>
      </w:rPr>
    </w:lvl>
    <w:lvl w:ilvl="4">
      <w:start w:val="1"/>
      <w:numFmt w:val="decimal"/>
      <w:lvlText w:val="%1.%2.%3.%4.%5"/>
      <w:lvlJc w:val="left"/>
      <w:pPr>
        <w:tabs>
          <w:tab w:val="num" w:pos="1008"/>
        </w:tabs>
        <w:ind w:left="1008" w:hanging="1008"/>
      </w:pPr>
      <w:rPr>
        <w:rFonts w:cs="System" w:hint="default"/>
        <w:color w:val="004800"/>
        <w:sz w:val="22"/>
      </w:rPr>
    </w:lvl>
    <w:lvl w:ilvl="5">
      <w:start w:val="1"/>
      <w:numFmt w:val="decimal"/>
      <w:lvlText w:val="%1.%2.%3.%4.%5.%6"/>
      <w:lvlJc w:val="left"/>
      <w:pPr>
        <w:tabs>
          <w:tab w:val="num" w:pos="1152"/>
        </w:tabs>
        <w:ind w:left="1152" w:hanging="1152"/>
      </w:pPr>
      <w:rPr>
        <w:rFonts w:cs="System" w:hint="default"/>
        <w:color w:val="004800"/>
      </w:rPr>
    </w:lvl>
    <w:lvl w:ilvl="6">
      <w:start w:val="1"/>
      <w:numFmt w:val="decimal"/>
      <w:lvlText w:val="%1.%2.%3.%4.%5.%6.%7"/>
      <w:lvlJc w:val="left"/>
      <w:pPr>
        <w:tabs>
          <w:tab w:val="num" w:pos="1296"/>
        </w:tabs>
        <w:ind w:left="1296" w:hanging="1296"/>
      </w:pPr>
      <w:rPr>
        <w:rFonts w:cs="System" w:hint="default"/>
        <w:color w:val="004800"/>
        <w:sz w:val="20"/>
      </w:rPr>
    </w:lvl>
    <w:lvl w:ilvl="7">
      <w:start w:val="1"/>
      <w:numFmt w:val="decimal"/>
      <w:lvlText w:val="%1.%2.%3.%4.%5.%6.%7.%8"/>
      <w:lvlJc w:val="left"/>
      <w:pPr>
        <w:tabs>
          <w:tab w:val="num" w:pos="1440"/>
        </w:tabs>
        <w:ind w:left="1440" w:hanging="1440"/>
      </w:pPr>
      <w:rPr>
        <w:rFonts w:cs="System" w:hint="default"/>
      </w:rPr>
    </w:lvl>
    <w:lvl w:ilvl="8">
      <w:start w:val="1"/>
      <w:numFmt w:val="decimal"/>
      <w:lvlText w:val="%1.%2.%3.%4.%5.%6.%7.%8.%9"/>
      <w:lvlJc w:val="left"/>
      <w:pPr>
        <w:tabs>
          <w:tab w:val="num" w:pos="1584"/>
        </w:tabs>
        <w:ind w:left="1584" w:hanging="1584"/>
      </w:pPr>
      <w:rPr>
        <w:rFonts w:cs="System" w:hint="default"/>
      </w:rPr>
    </w:lvl>
  </w:abstractNum>
  <w:abstractNum w:abstractNumId="29">
    <w:nsid w:val="7DCC4F6C"/>
    <w:multiLevelType w:val="hybridMultilevel"/>
    <w:tmpl w:val="1F1CBD4E"/>
    <w:lvl w:ilvl="0" w:tplc="3EB28DCA">
      <w:start w:val="1"/>
      <w:numFmt w:val="decimal"/>
      <w:lvlText w:val="%1."/>
      <w:lvlJc w:val="left"/>
      <w:pPr>
        <w:tabs>
          <w:tab w:val="num" w:pos="780"/>
        </w:tabs>
        <w:ind w:left="780" w:hanging="360"/>
      </w:pPr>
      <w:rPr>
        <w:rFonts w:ascii="Times New Roman" w:hAnsi="Times New Roman" w:cs="Times New Roman" w:hint="default"/>
        <w:b w:val="0"/>
        <w:sz w:val="24"/>
        <w:szCs w:val="24"/>
      </w:rPr>
    </w:lvl>
    <w:lvl w:ilvl="1" w:tplc="04090019" w:tentative="1">
      <w:start w:val="1"/>
      <w:numFmt w:val="bullet"/>
      <w:lvlText w:val="o"/>
      <w:lvlJc w:val="left"/>
      <w:pPr>
        <w:tabs>
          <w:tab w:val="num" w:pos="1500"/>
        </w:tabs>
        <w:ind w:left="1500" w:hanging="360"/>
      </w:pPr>
      <w:rPr>
        <w:rFonts w:ascii="Courier New" w:hAnsi="Courier New" w:hint="default"/>
      </w:rPr>
    </w:lvl>
    <w:lvl w:ilvl="2" w:tplc="0409001B" w:tentative="1">
      <w:start w:val="1"/>
      <w:numFmt w:val="bullet"/>
      <w:lvlText w:val=""/>
      <w:lvlJc w:val="left"/>
      <w:pPr>
        <w:tabs>
          <w:tab w:val="num" w:pos="2220"/>
        </w:tabs>
        <w:ind w:left="2220" w:hanging="360"/>
      </w:pPr>
      <w:rPr>
        <w:rFonts w:ascii="Wingdings" w:hAnsi="Wingdings" w:hint="default"/>
      </w:rPr>
    </w:lvl>
    <w:lvl w:ilvl="3" w:tplc="0409000F" w:tentative="1">
      <w:start w:val="1"/>
      <w:numFmt w:val="bullet"/>
      <w:lvlText w:val=""/>
      <w:lvlJc w:val="left"/>
      <w:pPr>
        <w:tabs>
          <w:tab w:val="num" w:pos="2940"/>
        </w:tabs>
        <w:ind w:left="2940" w:hanging="360"/>
      </w:pPr>
      <w:rPr>
        <w:rFonts w:ascii="Symbol" w:hAnsi="Symbol" w:hint="default"/>
      </w:rPr>
    </w:lvl>
    <w:lvl w:ilvl="4" w:tplc="04090019" w:tentative="1">
      <w:start w:val="1"/>
      <w:numFmt w:val="bullet"/>
      <w:lvlText w:val="o"/>
      <w:lvlJc w:val="left"/>
      <w:pPr>
        <w:tabs>
          <w:tab w:val="num" w:pos="3660"/>
        </w:tabs>
        <w:ind w:left="3660" w:hanging="360"/>
      </w:pPr>
      <w:rPr>
        <w:rFonts w:ascii="Courier New" w:hAnsi="Courier New" w:hint="default"/>
      </w:rPr>
    </w:lvl>
    <w:lvl w:ilvl="5" w:tplc="0409001B" w:tentative="1">
      <w:start w:val="1"/>
      <w:numFmt w:val="bullet"/>
      <w:lvlText w:val=""/>
      <w:lvlJc w:val="left"/>
      <w:pPr>
        <w:tabs>
          <w:tab w:val="num" w:pos="4380"/>
        </w:tabs>
        <w:ind w:left="4380" w:hanging="360"/>
      </w:pPr>
      <w:rPr>
        <w:rFonts w:ascii="Wingdings" w:hAnsi="Wingdings" w:hint="default"/>
      </w:rPr>
    </w:lvl>
    <w:lvl w:ilvl="6" w:tplc="0409000F" w:tentative="1">
      <w:start w:val="1"/>
      <w:numFmt w:val="bullet"/>
      <w:lvlText w:val=""/>
      <w:lvlJc w:val="left"/>
      <w:pPr>
        <w:tabs>
          <w:tab w:val="num" w:pos="5100"/>
        </w:tabs>
        <w:ind w:left="5100" w:hanging="360"/>
      </w:pPr>
      <w:rPr>
        <w:rFonts w:ascii="Symbol" w:hAnsi="Symbol" w:hint="default"/>
      </w:rPr>
    </w:lvl>
    <w:lvl w:ilvl="7" w:tplc="04090019" w:tentative="1">
      <w:start w:val="1"/>
      <w:numFmt w:val="bullet"/>
      <w:lvlText w:val="o"/>
      <w:lvlJc w:val="left"/>
      <w:pPr>
        <w:tabs>
          <w:tab w:val="num" w:pos="5820"/>
        </w:tabs>
        <w:ind w:left="5820" w:hanging="360"/>
      </w:pPr>
      <w:rPr>
        <w:rFonts w:ascii="Courier New" w:hAnsi="Courier New" w:hint="default"/>
      </w:rPr>
    </w:lvl>
    <w:lvl w:ilvl="8" w:tplc="0409001B" w:tentative="1">
      <w:start w:val="1"/>
      <w:numFmt w:val="bullet"/>
      <w:lvlText w:val=""/>
      <w:lvlJc w:val="left"/>
      <w:pPr>
        <w:tabs>
          <w:tab w:val="num" w:pos="6540"/>
        </w:tabs>
        <w:ind w:left="6540" w:hanging="360"/>
      </w:pPr>
      <w:rPr>
        <w:rFonts w:ascii="Wingdings" w:hAnsi="Wingdings" w:hint="default"/>
      </w:rPr>
    </w:lvl>
  </w:abstractNum>
  <w:num w:numId="1">
    <w:abstractNumId w:val="28"/>
  </w:num>
  <w:num w:numId="2">
    <w:abstractNumId w:val="26"/>
  </w:num>
  <w:num w:numId="3">
    <w:abstractNumId w:val="14"/>
  </w:num>
  <w:num w:numId="4">
    <w:abstractNumId w:val="6"/>
  </w:num>
  <w:num w:numId="5">
    <w:abstractNumId w:val="27"/>
  </w:num>
  <w:num w:numId="6">
    <w:abstractNumId w:val="22"/>
  </w:num>
  <w:num w:numId="7">
    <w:abstractNumId w:val="18"/>
  </w:num>
  <w:num w:numId="8">
    <w:abstractNumId w:val="25"/>
  </w:num>
  <w:num w:numId="9">
    <w:abstractNumId w:val="10"/>
  </w:num>
  <w:num w:numId="10">
    <w:abstractNumId w:val="4"/>
  </w:num>
  <w:num w:numId="1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num>
  <w:num w:numId="13">
    <w:abstractNumId w:val="28"/>
  </w:num>
  <w:num w:numId="14">
    <w:abstractNumId w:val="28"/>
  </w:num>
  <w:num w:numId="15">
    <w:abstractNumId w:val="28"/>
  </w:num>
  <w:num w:numId="16">
    <w:abstractNumId w:val="15"/>
  </w:num>
  <w:num w:numId="17">
    <w:abstractNumId w:val="1"/>
  </w:num>
  <w:num w:numId="18">
    <w:abstractNumId w:val="9"/>
  </w:num>
  <w:num w:numId="19">
    <w:abstractNumId w:val="24"/>
  </w:num>
  <w:num w:numId="20">
    <w:abstractNumId w:val="23"/>
  </w:num>
  <w:num w:numId="21">
    <w:abstractNumId w:val="29"/>
  </w:num>
  <w:num w:numId="22">
    <w:abstractNumId w:val="3"/>
  </w:num>
  <w:num w:numId="23">
    <w:abstractNumId w:val="12"/>
  </w:num>
  <w:num w:numId="24">
    <w:abstractNumId w:val="5"/>
  </w:num>
  <w:num w:numId="25">
    <w:abstractNumId w:val="7"/>
  </w:num>
  <w:num w:numId="26">
    <w:abstractNumId w:val="17"/>
  </w:num>
  <w:num w:numId="27">
    <w:abstractNumId w:val="19"/>
  </w:num>
  <w:num w:numId="28">
    <w:abstractNumId w:val="8"/>
  </w:num>
  <w:num w:numId="29">
    <w:abstractNumId w:val="28"/>
  </w:num>
  <w:num w:numId="30">
    <w:abstractNumId w:val="28"/>
  </w:num>
  <w:num w:numId="31">
    <w:abstractNumId w:val="20"/>
  </w:num>
  <w:num w:numId="32">
    <w:abstractNumId w:val="28"/>
  </w:num>
  <w:num w:numId="33">
    <w:abstractNumId w:val="28"/>
  </w:num>
  <w:num w:numId="34">
    <w:abstractNumId w:val="28"/>
  </w:num>
  <w:num w:numId="35">
    <w:abstractNumId w:val="28"/>
  </w:num>
  <w:num w:numId="36">
    <w:abstractNumId w:val="21"/>
  </w:num>
  <w:num w:numId="37">
    <w:abstractNumId w:val="11"/>
  </w:num>
  <w:num w:numId="38">
    <w:abstractNumId w:val="0"/>
  </w:num>
  <w:num w:numId="39">
    <w:abstractNumId w:val="14"/>
  </w:num>
  <w:num w:numId="40">
    <w:abstractNumId w:val="28"/>
  </w:num>
  <w:num w:numId="41">
    <w:abstractNumId w:val="28"/>
  </w:num>
  <w:num w:numId="42">
    <w:abstractNumId w:val="16"/>
  </w:num>
  <w:num w:numId="43">
    <w:abstractNumId w:val="13"/>
  </w:num>
  <w:num w:numId="44">
    <w:abstractNumId w:val="2"/>
  </w:num>
  <w:num w:numId="45">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attachedTemplate r:id="rId1"/>
  <w:defaultTabStop w:val="720"/>
  <w:characterSpacingControl w:val="doNotCompress"/>
  <w:hdrShapeDefaults>
    <o:shapedefaults v:ext="edit" spidmax="4098"/>
  </w:hdrShapeDefaults>
  <w:footnotePr>
    <w:footnote w:id="-1"/>
    <w:footnote w:id="0"/>
  </w:footnotePr>
  <w:endnotePr>
    <w:endnote w:id="-1"/>
    <w:endnote w:id="0"/>
  </w:endnotePr>
  <w:compat/>
  <w:rsids>
    <w:rsidRoot w:val="00D53028"/>
    <w:rsid w:val="00005117"/>
    <w:rsid w:val="000172B6"/>
    <w:rsid w:val="00017CD5"/>
    <w:rsid w:val="00022DB7"/>
    <w:rsid w:val="000246AD"/>
    <w:rsid w:val="00027005"/>
    <w:rsid w:val="00031210"/>
    <w:rsid w:val="00032DA0"/>
    <w:rsid w:val="0004251F"/>
    <w:rsid w:val="000456F3"/>
    <w:rsid w:val="000532A6"/>
    <w:rsid w:val="00053F7A"/>
    <w:rsid w:val="0006141F"/>
    <w:rsid w:val="00062429"/>
    <w:rsid w:val="00065DF1"/>
    <w:rsid w:val="00073E17"/>
    <w:rsid w:val="000A7792"/>
    <w:rsid w:val="000B1901"/>
    <w:rsid w:val="000B4889"/>
    <w:rsid w:val="000D1589"/>
    <w:rsid w:val="000E3D48"/>
    <w:rsid w:val="001018AE"/>
    <w:rsid w:val="001058A5"/>
    <w:rsid w:val="0011346B"/>
    <w:rsid w:val="001244C1"/>
    <w:rsid w:val="00127F41"/>
    <w:rsid w:val="00135D11"/>
    <w:rsid w:val="00136B19"/>
    <w:rsid w:val="0014454F"/>
    <w:rsid w:val="001511ED"/>
    <w:rsid w:val="0016330A"/>
    <w:rsid w:val="00166A6A"/>
    <w:rsid w:val="001702B2"/>
    <w:rsid w:val="00187C30"/>
    <w:rsid w:val="00194B36"/>
    <w:rsid w:val="00195E46"/>
    <w:rsid w:val="001A2D86"/>
    <w:rsid w:val="001A6816"/>
    <w:rsid w:val="001B2C59"/>
    <w:rsid w:val="001C1E1C"/>
    <w:rsid w:val="001C6371"/>
    <w:rsid w:val="001D3D87"/>
    <w:rsid w:val="001D3E85"/>
    <w:rsid w:val="001E18E0"/>
    <w:rsid w:val="001F56A0"/>
    <w:rsid w:val="002061BE"/>
    <w:rsid w:val="00245CD8"/>
    <w:rsid w:val="00262198"/>
    <w:rsid w:val="002645C6"/>
    <w:rsid w:val="00267AED"/>
    <w:rsid w:val="00271B89"/>
    <w:rsid w:val="002809D7"/>
    <w:rsid w:val="00290850"/>
    <w:rsid w:val="00293803"/>
    <w:rsid w:val="00293CFA"/>
    <w:rsid w:val="002A50AC"/>
    <w:rsid w:val="002A7000"/>
    <w:rsid w:val="002C2FAC"/>
    <w:rsid w:val="002C6B94"/>
    <w:rsid w:val="002E51C1"/>
    <w:rsid w:val="002E5EF3"/>
    <w:rsid w:val="002F4A58"/>
    <w:rsid w:val="0031046D"/>
    <w:rsid w:val="00350180"/>
    <w:rsid w:val="00354E55"/>
    <w:rsid w:val="003611AD"/>
    <w:rsid w:val="00364AE1"/>
    <w:rsid w:val="00365DA5"/>
    <w:rsid w:val="00376955"/>
    <w:rsid w:val="003B4082"/>
    <w:rsid w:val="003B61E0"/>
    <w:rsid w:val="003C0095"/>
    <w:rsid w:val="003C4129"/>
    <w:rsid w:val="003C45DC"/>
    <w:rsid w:val="003D5C27"/>
    <w:rsid w:val="003E5547"/>
    <w:rsid w:val="003F3DAF"/>
    <w:rsid w:val="003F7548"/>
    <w:rsid w:val="00414E68"/>
    <w:rsid w:val="00427DD0"/>
    <w:rsid w:val="004310F3"/>
    <w:rsid w:val="0043328A"/>
    <w:rsid w:val="00434741"/>
    <w:rsid w:val="00440307"/>
    <w:rsid w:val="00456258"/>
    <w:rsid w:val="00457E0B"/>
    <w:rsid w:val="00461882"/>
    <w:rsid w:val="004655FA"/>
    <w:rsid w:val="00467A0B"/>
    <w:rsid w:val="004709F0"/>
    <w:rsid w:val="004818B8"/>
    <w:rsid w:val="00482F58"/>
    <w:rsid w:val="004871A0"/>
    <w:rsid w:val="0049214E"/>
    <w:rsid w:val="00494B7C"/>
    <w:rsid w:val="00496FAF"/>
    <w:rsid w:val="004A1052"/>
    <w:rsid w:val="004A29CE"/>
    <w:rsid w:val="004A7D37"/>
    <w:rsid w:val="004B0B7C"/>
    <w:rsid w:val="004B2B97"/>
    <w:rsid w:val="004C7BE3"/>
    <w:rsid w:val="004E0450"/>
    <w:rsid w:val="004E4FC1"/>
    <w:rsid w:val="004F194E"/>
    <w:rsid w:val="004F5484"/>
    <w:rsid w:val="005034FA"/>
    <w:rsid w:val="00512CFF"/>
    <w:rsid w:val="00515611"/>
    <w:rsid w:val="00516120"/>
    <w:rsid w:val="00516A2D"/>
    <w:rsid w:val="0057146C"/>
    <w:rsid w:val="00572322"/>
    <w:rsid w:val="00580E70"/>
    <w:rsid w:val="0059625D"/>
    <w:rsid w:val="005A5D71"/>
    <w:rsid w:val="005A7B78"/>
    <w:rsid w:val="005B4408"/>
    <w:rsid w:val="005C04BA"/>
    <w:rsid w:val="005C0801"/>
    <w:rsid w:val="005D6C91"/>
    <w:rsid w:val="005E33C3"/>
    <w:rsid w:val="005E4C36"/>
    <w:rsid w:val="005E7167"/>
    <w:rsid w:val="005F7024"/>
    <w:rsid w:val="006136B1"/>
    <w:rsid w:val="0061531F"/>
    <w:rsid w:val="00632DC6"/>
    <w:rsid w:val="006819BB"/>
    <w:rsid w:val="00697C75"/>
    <w:rsid w:val="006A0686"/>
    <w:rsid w:val="006B6F8F"/>
    <w:rsid w:val="006B7396"/>
    <w:rsid w:val="006C555E"/>
    <w:rsid w:val="006E5A5A"/>
    <w:rsid w:val="006F205B"/>
    <w:rsid w:val="006F30BD"/>
    <w:rsid w:val="00701252"/>
    <w:rsid w:val="007012F6"/>
    <w:rsid w:val="00711F21"/>
    <w:rsid w:val="0073380F"/>
    <w:rsid w:val="0073593D"/>
    <w:rsid w:val="0075258A"/>
    <w:rsid w:val="00754A1C"/>
    <w:rsid w:val="0076574C"/>
    <w:rsid w:val="00777770"/>
    <w:rsid w:val="00782E37"/>
    <w:rsid w:val="007848E3"/>
    <w:rsid w:val="00787615"/>
    <w:rsid w:val="007C289E"/>
    <w:rsid w:val="007C36D9"/>
    <w:rsid w:val="007C3B5A"/>
    <w:rsid w:val="007E2572"/>
    <w:rsid w:val="007E501B"/>
    <w:rsid w:val="007F0A94"/>
    <w:rsid w:val="007F5E98"/>
    <w:rsid w:val="00835DF4"/>
    <w:rsid w:val="00836698"/>
    <w:rsid w:val="008375C8"/>
    <w:rsid w:val="0085262C"/>
    <w:rsid w:val="00861492"/>
    <w:rsid w:val="00861C0A"/>
    <w:rsid w:val="00873F6B"/>
    <w:rsid w:val="00880CC6"/>
    <w:rsid w:val="00884EE0"/>
    <w:rsid w:val="008945FB"/>
    <w:rsid w:val="008C1048"/>
    <w:rsid w:val="008D1149"/>
    <w:rsid w:val="008D64ED"/>
    <w:rsid w:val="009028DF"/>
    <w:rsid w:val="00912BC9"/>
    <w:rsid w:val="0091690E"/>
    <w:rsid w:val="0095215C"/>
    <w:rsid w:val="0097412F"/>
    <w:rsid w:val="00984332"/>
    <w:rsid w:val="009C32D9"/>
    <w:rsid w:val="009C36E9"/>
    <w:rsid w:val="009D32F0"/>
    <w:rsid w:val="009E7F5F"/>
    <w:rsid w:val="009F1AEF"/>
    <w:rsid w:val="009F29CF"/>
    <w:rsid w:val="009F55DA"/>
    <w:rsid w:val="009F6C43"/>
    <w:rsid w:val="00A00F78"/>
    <w:rsid w:val="00A23C1C"/>
    <w:rsid w:val="00A3730C"/>
    <w:rsid w:val="00A37D09"/>
    <w:rsid w:val="00A53540"/>
    <w:rsid w:val="00A55B94"/>
    <w:rsid w:val="00A628A9"/>
    <w:rsid w:val="00A62D03"/>
    <w:rsid w:val="00A6487D"/>
    <w:rsid w:val="00A846D2"/>
    <w:rsid w:val="00A860D5"/>
    <w:rsid w:val="00A9190E"/>
    <w:rsid w:val="00AA132B"/>
    <w:rsid w:val="00AB2812"/>
    <w:rsid w:val="00AB3CF7"/>
    <w:rsid w:val="00AC4473"/>
    <w:rsid w:val="00AE7DCB"/>
    <w:rsid w:val="00AF01F9"/>
    <w:rsid w:val="00AF39C9"/>
    <w:rsid w:val="00AF7F8F"/>
    <w:rsid w:val="00B02ABD"/>
    <w:rsid w:val="00B0630C"/>
    <w:rsid w:val="00B14637"/>
    <w:rsid w:val="00B333D5"/>
    <w:rsid w:val="00B4327D"/>
    <w:rsid w:val="00B51A0D"/>
    <w:rsid w:val="00B551F3"/>
    <w:rsid w:val="00B552E5"/>
    <w:rsid w:val="00B76DD3"/>
    <w:rsid w:val="00B77905"/>
    <w:rsid w:val="00BA3674"/>
    <w:rsid w:val="00BB390C"/>
    <w:rsid w:val="00BB5755"/>
    <w:rsid w:val="00BE45F3"/>
    <w:rsid w:val="00BE6E02"/>
    <w:rsid w:val="00C12925"/>
    <w:rsid w:val="00C17537"/>
    <w:rsid w:val="00C22D2F"/>
    <w:rsid w:val="00C22F46"/>
    <w:rsid w:val="00C273E3"/>
    <w:rsid w:val="00C30DAF"/>
    <w:rsid w:val="00C5358A"/>
    <w:rsid w:val="00C61DED"/>
    <w:rsid w:val="00C70952"/>
    <w:rsid w:val="00C71FB0"/>
    <w:rsid w:val="00CA0CC7"/>
    <w:rsid w:val="00CB3068"/>
    <w:rsid w:val="00CC3BFD"/>
    <w:rsid w:val="00CD5A65"/>
    <w:rsid w:val="00CD75A4"/>
    <w:rsid w:val="00CE79D6"/>
    <w:rsid w:val="00CF4D6E"/>
    <w:rsid w:val="00D13270"/>
    <w:rsid w:val="00D20112"/>
    <w:rsid w:val="00D227D4"/>
    <w:rsid w:val="00D32798"/>
    <w:rsid w:val="00D351B8"/>
    <w:rsid w:val="00D36084"/>
    <w:rsid w:val="00D36C82"/>
    <w:rsid w:val="00D4744E"/>
    <w:rsid w:val="00D53028"/>
    <w:rsid w:val="00D67F05"/>
    <w:rsid w:val="00D779DF"/>
    <w:rsid w:val="00D85AAA"/>
    <w:rsid w:val="00DB1F15"/>
    <w:rsid w:val="00DE54B5"/>
    <w:rsid w:val="00E126B7"/>
    <w:rsid w:val="00E12F06"/>
    <w:rsid w:val="00E21E21"/>
    <w:rsid w:val="00E2632B"/>
    <w:rsid w:val="00E3018B"/>
    <w:rsid w:val="00E36438"/>
    <w:rsid w:val="00E374FA"/>
    <w:rsid w:val="00E5103E"/>
    <w:rsid w:val="00E707D5"/>
    <w:rsid w:val="00E71DC3"/>
    <w:rsid w:val="00E727A1"/>
    <w:rsid w:val="00E762FC"/>
    <w:rsid w:val="00EC3A57"/>
    <w:rsid w:val="00EC6E79"/>
    <w:rsid w:val="00ED7D0B"/>
    <w:rsid w:val="00EF3331"/>
    <w:rsid w:val="00EF4EAF"/>
    <w:rsid w:val="00EF587E"/>
    <w:rsid w:val="00F01550"/>
    <w:rsid w:val="00F1663C"/>
    <w:rsid w:val="00F21D47"/>
    <w:rsid w:val="00F2766B"/>
    <w:rsid w:val="00F31D09"/>
    <w:rsid w:val="00F4364E"/>
    <w:rsid w:val="00F50563"/>
    <w:rsid w:val="00F61025"/>
    <w:rsid w:val="00F76B81"/>
    <w:rsid w:val="00F94AB8"/>
    <w:rsid w:val="00FA4DA6"/>
    <w:rsid w:val="00FD1A2C"/>
    <w:rsid w:val="00FE16F1"/>
    <w:rsid w:val="00FE6F24"/>
    <w:rsid w:val="00FF3700"/>
    <w:rsid w:val="00FF70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nhideWhenUsed="0" w:qFormat="1"/>
    <w:lsdException w:name="heading 2" w:qFormat="1"/>
    <w:lsdException w:name="heading 3" w:qFormat="1"/>
    <w:lsdException w:name="heading 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qFormat="1"/>
    <w:lsdException w:name="footnote reference" w:uiPriority="0"/>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rsid w:val="00A55B94"/>
    <w:pPr>
      <w:spacing w:after="200" w:line="276" w:lineRule="auto"/>
    </w:pPr>
    <w:rPr>
      <w:sz w:val="22"/>
      <w:szCs w:val="22"/>
    </w:rPr>
  </w:style>
  <w:style w:type="paragraph" w:styleId="Heading1">
    <w:name w:val="heading 1"/>
    <w:basedOn w:val="Normal"/>
    <w:next w:val="Normal"/>
    <w:link w:val="Heading1Char"/>
    <w:uiPriority w:val="99"/>
    <w:qFormat/>
    <w:rsid w:val="00267AED"/>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9"/>
    <w:qFormat/>
    <w:rsid w:val="00267AED"/>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9"/>
    <w:qFormat/>
    <w:rsid w:val="00267AED"/>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9"/>
    <w:qFormat/>
    <w:rsid w:val="00267AED"/>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6120"/>
    <w:pPr>
      <w:tabs>
        <w:tab w:val="center" w:pos="4680"/>
        <w:tab w:val="right" w:pos="9360"/>
      </w:tabs>
    </w:pPr>
  </w:style>
  <w:style w:type="character" w:customStyle="1" w:styleId="HeaderChar">
    <w:name w:val="Header Char"/>
    <w:basedOn w:val="DefaultParagraphFont"/>
    <w:link w:val="Header"/>
    <w:uiPriority w:val="99"/>
    <w:rsid w:val="00516120"/>
    <w:rPr>
      <w:sz w:val="22"/>
      <w:szCs w:val="22"/>
    </w:rPr>
  </w:style>
  <w:style w:type="paragraph" w:styleId="Footer">
    <w:name w:val="footer"/>
    <w:basedOn w:val="Normal"/>
    <w:link w:val="FooterChar"/>
    <w:uiPriority w:val="99"/>
    <w:unhideWhenUsed/>
    <w:rsid w:val="00516120"/>
    <w:pPr>
      <w:tabs>
        <w:tab w:val="center" w:pos="4680"/>
        <w:tab w:val="right" w:pos="9360"/>
      </w:tabs>
    </w:pPr>
  </w:style>
  <w:style w:type="character" w:customStyle="1" w:styleId="FooterChar">
    <w:name w:val="Footer Char"/>
    <w:basedOn w:val="DefaultParagraphFont"/>
    <w:link w:val="Footer"/>
    <w:uiPriority w:val="99"/>
    <w:rsid w:val="00516120"/>
    <w:rPr>
      <w:sz w:val="22"/>
      <w:szCs w:val="22"/>
    </w:rPr>
  </w:style>
  <w:style w:type="paragraph" w:styleId="Subtitle">
    <w:name w:val="Subtitle"/>
    <w:basedOn w:val="Normal"/>
    <w:link w:val="SubtitleChar"/>
    <w:uiPriority w:val="99"/>
    <w:qFormat/>
    <w:rsid w:val="004A29CE"/>
    <w:pPr>
      <w:keepNext/>
      <w:keepLines/>
      <w:spacing w:before="60" w:after="60" w:line="240" w:lineRule="auto"/>
      <w:jc w:val="center"/>
      <w:outlineLvl w:val="3"/>
    </w:pPr>
    <w:rPr>
      <w:rFonts w:ascii="Times New Roman" w:eastAsia="Times New Roman" w:hAnsi="Times New Roman"/>
      <w:bCs/>
      <w:iCs/>
      <w:color w:val="000000"/>
      <w:sz w:val="40"/>
      <w:szCs w:val="24"/>
    </w:rPr>
  </w:style>
  <w:style w:type="character" w:customStyle="1" w:styleId="SubtitleChar">
    <w:name w:val="Subtitle Char"/>
    <w:basedOn w:val="DefaultParagraphFont"/>
    <w:link w:val="Subtitle"/>
    <w:uiPriority w:val="99"/>
    <w:rsid w:val="004A29CE"/>
    <w:rPr>
      <w:rFonts w:ascii="Times New Roman" w:eastAsia="Times New Roman" w:hAnsi="Times New Roman"/>
      <w:bCs/>
      <w:iCs/>
      <w:color w:val="000000"/>
      <w:sz w:val="40"/>
      <w:szCs w:val="24"/>
    </w:rPr>
  </w:style>
  <w:style w:type="paragraph" w:styleId="Title">
    <w:name w:val="Title"/>
    <w:basedOn w:val="Normal"/>
    <w:next w:val="Normal"/>
    <w:link w:val="TitleChar"/>
    <w:uiPriority w:val="99"/>
    <w:qFormat/>
    <w:rsid w:val="004A29CE"/>
    <w:pPr>
      <w:keepNext/>
      <w:keepLines/>
      <w:spacing w:before="60" w:after="60" w:line="240" w:lineRule="auto"/>
      <w:jc w:val="center"/>
      <w:outlineLvl w:val="3"/>
    </w:pPr>
    <w:rPr>
      <w:rFonts w:ascii="Times New Roman" w:eastAsia="Times New Roman" w:hAnsi="Times New Roman"/>
      <w:bCs/>
      <w:iCs/>
      <w:color w:val="000000"/>
      <w:sz w:val="52"/>
      <w:szCs w:val="24"/>
    </w:rPr>
  </w:style>
  <w:style w:type="character" w:customStyle="1" w:styleId="TitleChar">
    <w:name w:val="Title Char"/>
    <w:basedOn w:val="DefaultParagraphFont"/>
    <w:link w:val="Title"/>
    <w:uiPriority w:val="99"/>
    <w:rsid w:val="004A29CE"/>
    <w:rPr>
      <w:rFonts w:ascii="Times New Roman" w:eastAsia="Times New Roman" w:hAnsi="Times New Roman"/>
      <w:bCs/>
      <w:iCs/>
      <w:color w:val="000000"/>
      <w:sz w:val="52"/>
      <w:szCs w:val="24"/>
    </w:rPr>
  </w:style>
  <w:style w:type="character" w:styleId="CommentReference">
    <w:name w:val="annotation reference"/>
    <w:basedOn w:val="DefaultParagraphFont"/>
    <w:uiPriority w:val="99"/>
    <w:semiHidden/>
    <w:rsid w:val="004A29CE"/>
    <w:rPr>
      <w:rFonts w:cs="Times New Roman"/>
      <w:sz w:val="16"/>
      <w:szCs w:val="16"/>
    </w:rPr>
  </w:style>
  <w:style w:type="paragraph" w:styleId="CommentText">
    <w:name w:val="annotation text"/>
    <w:basedOn w:val="Normal"/>
    <w:link w:val="CommentTextChar"/>
    <w:uiPriority w:val="99"/>
    <w:semiHidden/>
    <w:rsid w:val="004A29CE"/>
    <w:pPr>
      <w:spacing w:line="240" w:lineRule="auto"/>
    </w:pPr>
    <w:rPr>
      <w:rFonts w:eastAsia="Times New Roman"/>
      <w:sz w:val="20"/>
      <w:szCs w:val="20"/>
    </w:rPr>
  </w:style>
  <w:style w:type="character" w:customStyle="1" w:styleId="CommentTextChar">
    <w:name w:val="Comment Text Char"/>
    <w:basedOn w:val="DefaultParagraphFont"/>
    <w:link w:val="CommentText"/>
    <w:uiPriority w:val="99"/>
    <w:semiHidden/>
    <w:rsid w:val="004A29CE"/>
    <w:rPr>
      <w:rFonts w:eastAsia="Times New Roman"/>
    </w:rPr>
  </w:style>
  <w:style w:type="paragraph" w:customStyle="1" w:styleId="Subtitle2">
    <w:name w:val="Subtitle 2"/>
    <w:basedOn w:val="Normal"/>
    <w:link w:val="Subtitle2Char"/>
    <w:uiPriority w:val="99"/>
    <w:rsid w:val="004A29CE"/>
    <w:pPr>
      <w:keepNext/>
      <w:keepLines/>
      <w:pBdr>
        <w:top w:val="single" w:sz="12" w:space="1" w:color="006600" w:shadow="1"/>
        <w:left w:val="single" w:sz="12" w:space="4" w:color="006600" w:shadow="1"/>
        <w:bottom w:val="single" w:sz="12" w:space="1" w:color="006600" w:shadow="1"/>
        <w:right w:val="single" w:sz="12" w:space="4" w:color="006600" w:shadow="1"/>
      </w:pBdr>
      <w:spacing w:before="60" w:after="60" w:line="240" w:lineRule="auto"/>
      <w:jc w:val="center"/>
      <w:outlineLvl w:val="3"/>
    </w:pPr>
    <w:rPr>
      <w:rFonts w:ascii="Times New Roman" w:eastAsia="Times New Roman" w:hAnsi="Times New Roman"/>
      <w:b/>
      <w:bCs/>
      <w:iCs/>
      <w:color w:val="000000"/>
      <w:sz w:val="36"/>
      <w:szCs w:val="24"/>
    </w:rPr>
  </w:style>
  <w:style w:type="paragraph" w:customStyle="1" w:styleId="Subtitle3">
    <w:name w:val="Subtitle 3"/>
    <w:basedOn w:val="Normal"/>
    <w:link w:val="Subtitle3Char"/>
    <w:uiPriority w:val="99"/>
    <w:rsid w:val="004A29CE"/>
    <w:pPr>
      <w:keepNext/>
      <w:keepLines/>
      <w:pBdr>
        <w:top w:val="single" w:sz="12" w:space="1" w:color="006600" w:shadow="1"/>
        <w:left w:val="single" w:sz="12" w:space="4" w:color="006600" w:shadow="1"/>
        <w:bottom w:val="single" w:sz="12" w:space="1" w:color="006600" w:shadow="1"/>
        <w:right w:val="single" w:sz="12" w:space="4" w:color="006600" w:shadow="1"/>
      </w:pBdr>
      <w:spacing w:before="60" w:after="60" w:line="240" w:lineRule="auto"/>
      <w:jc w:val="center"/>
      <w:outlineLvl w:val="3"/>
    </w:pPr>
    <w:rPr>
      <w:rFonts w:ascii="Times New Roman" w:eastAsia="Times New Roman" w:hAnsi="Times New Roman"/>
      <w:bCs/>
      <w:iCs/>
      <w:color w:val="000000"/>
      <w:sz w:val="28"/>
      <w:szCs w:val="24"/>
    </w:rPr>
  </w:style>
  <w:style w:type="character" w:customStyle="1" w:styleId="Subtitle2Char">
    <w:name w:val="Subtitle 2 Char"/>
    <w:basedOn w:val="DefaultParagraphFont"/>
    <w:link w:val="Subtitle2"/>
    <w:uiPriority w:val="99"/>
    <w:locked/>
    <w:rsid w:val="004A29CE"/>
    <w:rPr>
      <w:rFonts w:ascii="Times New Roman" w:eastAsia="Times New Roman" w:hAnsi="Times New Roman"/>
      <w:b/>
      <w:bCs/>
      <w:iCs/>
      <w:color w:val="000000"/>
      <w:sz w:val="36"/>
      <w:szCs w:val="24"/>
    </w:rPr>
  </w:style>
  <w:style w:type="character" w:customStyle="1" w:styleId="Subtitle3Char">
    <w:name w:val="Subtitle 3 Char"/>
    <w:basedOn w:val="DefaultParagraphFont"/>
    <w:link w:val="Subtitle3"/>
    <w:uiPriority w:val="99"/>
    <w:locked/>
    <w:rsid w:val="004A29CE"/>
    <w:rPr>
      <w:rFonts w:ascii="Times New Roman" w:eastAsia="Times New Roman" w:hAnsi="Times New Roman"/>
      <w:bCs/>
      <w:iCs/>
      <w:color w:val="000000"/>
      <w:sz w:val="28"/>
      <w:szCs w:val="24"/>
    </w:rPr>
  </w:style>
  <w:style w:type="paragraph" w:styleId="BalloonText">
    <w:name w:val="Balloon Text"/>
    <w:basedOn w:val="Normal"/>
    <w:link w:val="BalloonTextChar"/>
    <w:uiPriority w:val="99"/>
    <w:semiHidden/>
    <w:unhideWhenUsed/>
    <w:rsid w:val="004A29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29CE"/>
    <w:rPr>
      <w:rFonts w:ascii="Tahoma" w:hAnsi="Tahoma" w:cs="Tahoma"/>
      <w:sz w:val="16"/>
      <w:szCs w:val="16"/>
    </w:rPr>
  </w:style>
  <w:style w:type="character" w:customStyle="1" w:styleId="Heading1Char">
    <w:name w:val="Heading 1 Char"/>
    <w:basedOn w:val="DefaultParagraphFont"/>
    <w:link w:val="Heading1"/>
    <w:uiPriority w:val="99"/>
    <w:rsid w:val="00267AED"/>
    <w:rPr>
      <w:rFonts w:ascii="Cambria" w:eastAsia="Times New Roman" w:hAnsi="Cambria"/>
      <w:b/>
      <w:bCs/>
      <w:color w:val="365F91"/>
      <w:sz w:val="28"/>
      <w:szCs w:val="28"/>
    </w:rPr>
  </w:style>
  <w:style w:type="character" w:customStyle="1" w:styleId="Heading2Char">
    <w:name w:val="Heading 2 Char"/>
    <w:basedOn w:val="DefaultParagraphFont"/>
    <w:link w:val="Heading2"/>
    <w:uiPriority w:val="99"/>
    <w:rsid w:val="00267AED"/>
    <w:rPr>
      <w:rFonts w:ascii="Cambria" w:eastAsia="Times New Roman" w:hAnsi="Cambria"/>
      <w:b/>
      <w:bCs/>
      <w:color w:val="4F81BD"/>
      <w:sz w:val="26"/>
      <w:szCs w:val="26"/>
    </w:rPr>
  </w:style>
  <w:style w:type="character" w:customStyle="1" w:styleId="Heading3Char">
    <w:name w:val="Heading 3 Char"/>
    <w:basedOn w:val="DefaultParagraphFont"/>
    <w:link w:val="Heading3"/>
    <w:uiPriority w:val="99"/>
    <w:rsid w:val="00267AED"/>
    <w:rPr>
      <w:rFonts w:ascii="Cambria" w:eastAsia="Times New Roman" w:hAnsi="Cambria"/>
      <w:b/>
      <w:bCs/>
      <w:color w:val="4F81BD"/>
      <w:sz w:val="22"/>
      <w:szCs w:val="22"/>
    </w:rPr>
  </w:style>
  <w:style w:type="character" w:customStyle="1" w:styleId="Heading4Char">
    <w:name w:val="Heading 4 Char"/>
    <w:basedOn w:val="DefaultParagraphFont"/>
    <w:link w:val="Heading4"/>
    <w:uiPriority w:val="99"/>
    <w:rsid w:val="00267AED"/>
    <w:rPr>
      <w:rFonts w:ascii="Cambria" w:eastAsia="Times New Roman" w:hAnsi="Cambria"/>
      <w:b/>
      <w:bCs/>
      <w:i/>
      <w:iCs/>
      <w:color w:val="4F81BD"/>
      <w:sz w:val="22"/>
      <w:szCs w:val="22"/>
    </w:rPr>
  </w:style>
  <w:style w:type="paragraph" w:styleId="ListParagraph">
    <w:name w:val="List Paragraph"/>
    <w:basedOn w:val="Normal"/>
    <w:link w:val="ListParagraphChar"/>
    <w:uiPriority w:val="34"/>
    <w:qFormat/>
    <w:rsid w:val="00267AED"/>
    <w:pPr>
      <w:ind w:left="720"/>
      <w:contextualSpacing/>
    </w:pPr>
    <w:rPr>
      <w:rFonts w:eastAsia="Times New Roman"/>
    </w:rPr>
  </w:style>
  <w:style w:type="paragraph" w:customStyle="1" w:styleId="USDAHeading1">
    <w:name w:val="USDA Heading 1"/>
    <w:basedOn w:val="Heading4"/>
    <w:link w:val="USDAHeading1Char"/>
    <w:uiPriority w:val="99"/>
    <w:rsid w:val="004E0450"/>
    <w:pPr>
      <w:numPr>
        <w:numId w:val="15"/>
      </w:numPr>
      <w:pBdr>
        <w:top w:val="single" w:sz="8" w:space="1" w:color="004800" w:shadow="1"/>
        <w:left w:val="single" w:sz="8" w:space="4" w:color="004800" w:shadow="1"/>
        <w:bottom w:val="single" w:sz="8" w:space="1" w:color="004800" w:shadow="1"/>
        <w:right w:val="single" w:sz="8" w:space="4" w:color="004800" w:shadow="1"/>
      </w:pBdr>
      <w:shd w:val="clear" w:color="auto" w:fill="004800"/>
      <w:spacing w:line="240" w:lineRule="auto"/>
    </w:pPr>
    <w:rPr>
      <w:i w:val="0"/>
      <w:color w:val="FFFFFF"/>
      <w:sz w:val="28"/>
      <w:szCs w:val="28"/>
    </w:rPr>
  </w:style>
  <w:style w:type="character" w:customStyle="1" w:styleId="USDAHeading1Char">
    <w:name w:val="USDA Heading 1 Char"/>
    <w:basedOn w:val="Heading1Char"/>
    <w:link w:val="USDAHeading1"/>
    <w:uiPriority w:val="99"/>
    <w:locked/>
    <w:rsid w:val="004E0450"/>
    <w:rPr>
      <w:rFonts w:ascii="Cambria" w:eastAsia="Times New Roman" w:hAnsi="Cambria"/>
      <w:b/>
      <w:bCs/>
      <w:iCs/>
      <w:color w:val="FFFFFF"/>
      <w:sz w:val="28"/>
      <w:szCs w:val="28"/>
      <w:shd w:val="clear" w:color="auto" w:fill="004800"/>
    </w:rPr>
  </w:style>
  <w:style w:type="paragraph" w:customStyle="1" w:styleId="USDAHeading2">
    <w:name w:val="USDA Heading 2"/>
    <w:basedOn w:val="Heading4"/>
    <w:link w:val="USDAHeading2Char"/>
    <w:uiPriority w:val="99"/>
    <w:rsid w:val="004E0450"/>
    <w:pPr>
      <w:numPr>
        <w:ilvl w:val="1"/>
        <w:numId w:val="15"/>
      </w:numPr>
      <w:pBdr>
        <w:bottom w:val="single" w:sz="8" w:space="1" w:color="004800"/>
      </w:pBdr>
      <w:spacing w:before="240"/>
    </w:pPr>
    <w:rPr>
      <w:i w:val="0"/>
      <w:color w:val="004800"/>
      <w:sz w:val="26"/>
      <w:szCs w:val="26"/>
    </w:rPr>
  </w:style>
  <w:style w:type="paragraph" w:customStyle="1" w:styleId="USDAHeading3">
    <w:name w:val="USDA Heading 3"/>
    <w:basedOn w:val="Heading4"/>
    <w:link w:val="USDAHeading3Char"/>
    <w:uiPriority w:val="99"/>
    <w:rsid w:val="00E374FA"/>
    <w:pPr>
      <w:numPr>
        <w:ilvl w:val="2"/>
        <w:numId w:val="15"/>
      </w:numPr>
    </w:pPr>
    <w:rPr>
      <w:i w:val="0"/>
      <w:color w:val="auto"/>
      <w:sz w:val="24"/>
      <w:szCs w:val="24"/>
    </w:rPr>
  </w:style>
  <w:style w:type="character" w:customStyle="1" w:styleId="USDAHeading2Char">
    <w:name w:val="USDA Heading 2 Char"/>
    <w:basedOn w:val="Heading4Char"/>
    <w:link w:val="USDAHeading2"/>
    <w:uiPriority w:val="99"/>
    <w:locked/>
    <w:rsid w:val="004E0450"/>
    <w:rPr>
      <w:rFonts w:ascii="Cambria" w:eastAsia="Times New Roman" w:hAnsi="Cambria"/>
      <w:b/>
      <w:bCs/>
      <w:i w:val="0"/>
      <w:iCs/>
      <w:color w:val="004800"/>
      <w:sz w:val="26"/>
      <w:szCs w:val="26"/>
    </w:rPr>
  </w:style>
  <w:style w:type="paragraph" w:customStyle="1" w:styleId="USDAHeading4">
    <w:name w:val="USDA Heading 4"/>
    <w:basedOn w:val="Heading4"/>
    <w:link w:val="USDAHeading4Char"/>
    <w:uiPriority w:val="99"/>
    <w:rsid w:val="00E374FA"/>
    <w:pPr>
      <w:numPr>
        <w:ilvl w:val="3"/>
        <w:numId w:val="15"/>
      </w:numPr>
    </w:pPr>
    <w:rPr>
      <w:b w:val="0"/>
      <w:color w:val="auto"/>
      <w:sz w:val="24"/>
    </w:rPr>
  </w:style>
  <w:style w:type="character" w:customStyle="1" w:styleId="USDAHeading3Char">
    <w:name w:val="USDA Heading 3 Char"/>
    <w:basedOn w:val="Heading4Char"/>
    <w:link w:val="USDAHeading3"/>
    <w:uiPriority w:val="99"/>
    <w:locked/>
    <w:rsid w:val="00E374FA"/>
    <w:rPr>
      <w:b/>
      <w:bCs/>
      <w:iCs/>
      <w:sz w:val="24"/>
      <w:szCs w:val="24"/>
    </w:rPr>
  </w:style>
  <w:style w:type="paragraph" w:customStyle="1" w:styleId="USDABullet1">
    <w:name w:val="USDA Bullet 1"/>
    <w:basedOn w:val="Heading4"/>
    <w:link w:val="USDABullet1Char"/>
    <w:uiPriority w:val="99"/>
    <w:rsid w:val="00267AED"/>
    <w:pPr>
      <w:keepNext w:val="0"/>
      <w:keepLines w:val="0"/>
      <w:widowControl w:val="0"/>
      <w:numPr>
        <w:numId w:val="3"/>
      </w:numPr>
      <w:spacing w:before="120" w:after="60"/>
      <w:jc w:val="both"/>
    </w:pPr>
    <w:rPr>
      <w:rFonts w:ascii="Times New Roman" w:hAnsi="Times New Roman"/>
      <w:b w:val="0"/>
      <w:i w:val="0"/>
      <w:color w:val="auto"/>
      <w:sz w:val="24"/>
      <w:szCs w:val="24"/>
    </w:rPr>
  </w:style>
  <w:style w:type="character" w:customStyle="1" w:styleId="USDAHeading4Char">
    <w:name w:val="USDA Heading 4 Char"/>
    <w:basedOn w:val="Heading4Char"/>
    <w:link w:val="USDAHeading4"/>
    <w:uiPriority w:val="99"/>
    <w:locked/>
    <w:rsid w:val="00E374FA"/>
    <w:rPr>
      <w:rFonts w:ascii="Cambria" w:eastAsia="Times New Roman" w:hAnsi="Cambria"/>
      <w:b w:val="0"/>
      <w:bCs/>
      <w:i/>
      <w:iCs/>
      <w:color w:val="4F81BD"/>
      <w:sz w:val="24"/>
      <w:szCs w:val="22"/>
    </w:rPr>
  </w:style>
  <w:style w:type="paragraph" w:customStyle="1" w:styleId="USDABullet2">
    <w:name w:val="USDA Bullet 2"/>
    <w:basedOn w:val="Heading4"/>
    <w:link w:val="USDABullet2Char"/>
    <w:uiPriority w:val="99"/>
    <w:rsid w:val="00267AED"/>
    <w:pPr>
      <w:keepNext w:val="0"/>
      <w:keepLines w:val="0"/>
      <w:widowControl w:val="0"/>
      <w:numPr>
        <w:numId w:val="4"/>
      </w:numPr>
      <w:spacing w:before="60" w:after="60"/>
      <w:jc w:val="both"/>
    </w:pPr>
    <w:rPr>
      <w:rFonts w:ascii="Times New Roman" w:hAnsi="Times New Roman"/>
      <w:b w:val="0"/>
      <w:i w:val="0"/>
      <w:color w:val="auto"/>
      <w:sz w:val="24"/>
      <w:szCs w:val="20"/>
    </w:rPr>
  </w:style>
  <w:style w:type="character" w:customStyle="1" w:styleId="USDABullet1Char">
    <w:name w:val="USDA Bullet 1 Char"/>
    <w:basedOn w:val="Heading4Char"/>
    <w:link w:val="USDABullet1"/>
    <w:uiPriority w:val="99"/>
    <w:locked/>
    <w:rsid w:val="00267AED"/>
    <w:rPr>
      <w:rFonts w:ascii="Times New Roman" w:eastAsia="Times New Roman" w:hAnsi="Times New Roman"/>
      <w:b w:val="0"/>
      <w:bCs/>
      <w:i w:val="0"/>
      <w:iCs/>
      <w:color w:val="4F81BD"/>
      <w:sz w:val="24"/>
      <w:szCs w:val="24"/>
    </w:rPr>
  </w:style>
  <w:style w:type="paragraph" w:customStyle="1" w:styleId="USDABullet3">
    <w:name w:val="USDA Bullet 3"/>
    <w:basedOn w:val="Heading4"/>
    <w:next w:val="USDABullet2"/>
    <w:link w:val="USDABullet3Char"/>
    <w:uiPriority w:val="99"/>
    <w:rsid w:val="00267AED"/>
    <w:pPr>
      <w:numPr>
        <w:numId w:val="2"/>
      </w:numPr>
      <w:spacing w:before="60" w:after="60"/>
      <w:ind w:left="1800"/>
    </w:pPr>
    <w:rPr>
      <w:rFonts w:ascii="Times New Roman" w:hAnsi="Times New Roman"/>
      <w:b w:val="0"/>
      <w:i w:val="0"/>
      <w:color w:val="262626"/>
      <w:szCs w:val="20"/>
    </w:rPr>
  </w:style>
  <w:style w:type="character" w:customStyle="1" w:styleId="USDABullet2Char">
    <w:name w:val="USDA Bullet 2 Char"/>
    <w:basedOn w:val="Heading4Char"/>
    <w:link w:val="USDABullet2"/>
    <w:uiPriority w:val="99"/>
    <w:locked/>
    <w:rsid w:val="00267AED"/>
    <w:rPr>
      <w:rFonts w:ascii="Times New Roman" w:eastAsia="Times New Roman" w:hAnsi="Times New Roman"/>
      <w:b/>
      <w:bCs/>
      <w:i/>
      <w:iCs/>
      <w:color w:val="4F81BD"/>
      <w:sz w:val="24"/>
      <w:szCs w:val="22"/>
    </w:rPr>
  </w:style>
  <w:style w:type="character" w:customStyle="1" w:styleId="ListParagraphChar">
    <w:name w:val="List Paragraph Char"/>
    <w:basedOn w:val="DefaultParagraphFont"/>
    <w:link w:val="ListParagraph"/>
    <w:uiPriority w:val="34"/>
    <w:locked/>
    <w:rsid w:val="00267AED"/>
    <w:rPr>
      <w:rFonts w:eastAsia="Times New Roman"/>
      <w:sz w:val="22"/>
      <w:szCs w:val="22"/>
    </w:rPr>
  </w:style>
  <w:style w:type="character" w:customStyle="1" w:styleId="USDABullet3Char">
    <w:name w:val="USDA Bullet 3 Char"/>
    <w:basedOn w:val="ListParagraphChar"/>
    <w:link w:val="USDABullet3"/>
    <w:uiPriority w:val="99"/>
    <w:locked/>
    <w:rsid w:val="00267AED"/>
    <w:rPr>
      <w:rFonts w:ascii="Times New Roman" w:eastAsia="Times New Roman" w:hAnsi="Times New Roman"/>
      <w:bCs/>
      <w:iCs/>
      <w:color w:val="262626"/>
      <w:sz w:val="22"/>
      <w:szCs w:val="22"/>
    </w:rPr>
  </w:style>
  <w:style w:type="paragraph" w:customStyle="1" w:styleId="USDABody">
    <w:name w:val="USDA Body"/>
    <w:basedOn w:val="USDAHeading3"/>
    <w:link w:val="USDABodyChar"/>
    <w:uiPriority w:val="99"/>
    <w:rsid w:val="00D20112"/>
    <w:pPr>
      <w:keepNext w:val="0"/>
      <w:keepLines w:val="0"/>
      <w:widowControl w:val="0"/>
      <w:numPr>
        <w:ilvl w:val="0"/>
        <w:numId w:val="0"/>
      </w:numPr>
      <w:spacing w:before="60" w:after="60"/>
      <w:jc w:val="both"/>
    </w:pPr>
    <w:rPr>
      <w:rFonts w:ascii="Times New Roman" w:hAnsi="Times New Roman"/>
      <w:b w:val="0"/>
    </w:rPr>
  </w:style>
  <w:style w:type="paragraph" w:customStyle="1" w:styleId="USDAH2Body">
    <w:name w:val="USDA H2 Body"/>
    <w:basedOn w:val="USDABody"/>
    <w:link w:val="USDAH2BodyChar"/>
    <w:uiPriority w:val="99"/>
    <w:rsid w:val="00267AED"/>
  </w:style>
  <w:style w:type="character" w:customStyle="1" w:styleId="USDABodyChar">
    <w:name w:val="USDA Body Char"/>
    <w:basedOn w:val="USDAHeading3Char"/>
    <w:link w:val="USDABody"/>
    <w:uiPriority w:val="99"/>
    <w:locked/>
    <w:rsid w:val="00D20112"/>
    <w:rPr>
      <w:rFonts w:ascii="Times New Roman" w:eastAsia="Times New Roman" w:hAnsi="Times New Roman"/>
      <w:b w:val="0"/>
      <w:bCs/>
      <w:i w:val="0"/>
      <w:iCs/>
      <w:color w:val="4F81BD"/>
      <w:sz w:val="24"/>
      <w:szCs w:val="24"/>
    </w:rPr>
  </w:style>
  <w:style w:type="character" w:styleId="Hyperlink">
    <w:name w:val="Hyperlink"/>
    <w:basedOn w:val="DefaultParagraphFont"/>
    <w:uiPriority w:val="99"/>
    <w:rsid w:val="00267AED"/>
    <w:rPr>
      <w:rFonts w:cs="Times New Roman"/>
      <w:color w:val="0000FF"/>
      <w:u w:val="single"/>
    </w:rPr>
  </w:style>
  <w:style w:type="character" w:customStyle="1" w:styleId="USDAH2BodyChar">
    <w:name w:val="USDA H2 Body Char"/>
    <w:basedOn w:val="USDABodyChar"/>
    <w:link w:val="USDAH2Body"/>
    <w:uiPriority w:val="99"/>
    <w:locked/>
    <w:rsid w:val="00267AED"/>
    <w:rPr>
      <w:rFonts w:ascii="Times New Roman" w:eastAsia="Times New Roman" w:hAnsi="Times New Roman"/>
      <w:b w:val="0"/>
      <w:bCs/>
      <w:i w:val="0"/>
      <w:iCs/>
      <w:color w:val="4F81BD"/>
      <w:sz w:val="24"/>
      <w:szCs w:val="24"/>
    </w:rPr>
  </w:style>
  <w:style w:type="table" w:styleId="TableGrid">
    <w:name w:val="Table Grid"/>
    <w:basedOn w:val="TableNormal"/>
    <w:uiPriority w:val="59"/>
    <w:rsid w:val="00267AE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USDATableBody">
    <w:name w:val="USDA Table Body"/>
    <w:basedOn w:val="USDABody"/>
    <w:rsid w:val="00267AED"/>
    <w:pPr>
      <w:spacing w:before="120" w:line="240" w:lineRule="auto"/>
      <w:outlineLvl w:val="9"/>
    </w:pPr>
    <w:rPr>
      <w:sz w:val="20"/>
      <w:szCs w:val="20"/>
    </w:rPr>
  </w:style>
  <w:style w:type="paragraph" w:customStyle="1" w:styleId="USDATableBullet">
    <w:name w:val="USDA Table Bullet"/>
    <w:basedOn w:val="USDABullet3"/>
    <w:rsid w:val="00267AED"/>
    <w:pPr>
      <w:spacing w:line="240" w:lineRule="auto"/>
      <w:ind w:left="720"/>
      <w:outlineLvl w:val="9"/>
    </w:pPr>
  </w:style>
  <w:style w:type="paragraph" w:customStyle="1" w:styleId="USDAH4Body">
    <w:name w:val="USDA H4 Body"/>
    <w:basedOn w:val="USDABody"/>
    <w:uiPriority w:val="99"/>
    <w:rsid w:val="00267AED"/>
    <w:rPr>
      <w:szCs w:val="22"/>
    </w:rPr>
  </w:style>
  <w:style w:type="paragraph" w:customStyle="1" w:styleId="Default">
    <w:name w:val="Default"/>
    <w:uiPriority w:val="99"/>
    <w:rsid w:val="00267AED"/>
    <w:pPr>
      <w:autoSpaceDE w:val="0"/>
      <w:autoSpaceDN w:val="0"/>
      <w:adjustRightInd w:val="0"/>
    </w:pPr>
    <w:rPr>
      <w:rFonts w:ascii="Arial" w:eastAsia="Times New Roman" w:hAnsi="Arial" w:cs="Arial"/>
      <w:color w:val="000000"/>
      <w:sz w:val="24"/>
      <w:szCs w:val="24"/>
    </w:rPr>
  </w:style>
  <w:style w:type="paragraph" w:styleId="NoSpacing">
    <w:name w:val="No Spacing"/>
    <w:link w:val="NoSpacingChar"/>
    <w:uiPriority w:val="99"/>
    <w:qFormat/>
    <w:rsid w:val="00267AED"/>
    <w:rPr>
      <w:rFonts w:eastAsia="Times New Roman"/>
      <w:sz w:val="22"/>
      <w:szCs w:val="22"/>
    </w:rPr>
  </w:style>
  <w:style w:type="character" w:customStyle="1" w:styleId="NoSpacingChar">
    <w:name w:val="No Spacing Char"/>
    <w:basedOn w:val="DefaultParagraphFont"/>
    <w:link w:val="NoSpacing"/>
    <w:uiPriority w:val="99"/>
    <w:locked/>
    <w:rsid w:val="00267AED"/>
    <w:rPr>
      <w:rFonts w:eastAsia="Times New Roman"/>
      <w:sz w:val="22"/>
      <w:szCs w:val="22"/>
      <w:lang w:val="en-US" w:eastAsia="en-US" w:bidi="ar-SA"/>
    </w:rPr>
  </w:style>
  <w:style w:type="paragraph" w:styleId="TOCHeading">
    <w:name w:val="TOC Heading"/>
    <w:aliases w:val="USDA TOC Heading"/>
    <w:basedOn w:val="Heading1"/>
    <w:next w:val="Normal"/>
    <w:uiPriority w:val="99"/>
    <w:qFormat/>
    <w:rsid w:val="00267AED"/>
    <w:pPr>
      <w:outlineLvl w:val="9"/>
    </w:pPr>
  </w:style>
  <w:style w:type="paragraph" w:styleId="TOC2">
    <w:name w:val="toc 2"/>
    <w:aliases w:val="USDA"/>
    <w:basedOn w:val="Normal"/>
    <w:next w:val="Normal"/>
    <w:autoRedefine/>
    <w:uiPriority w:val="39"/>
    <w:rsid w:val="00267AED"/>
    <w:pPr>
      <w:spacing w:after="100"/>
      <w:ind w:left="220"/>
    </w:pPr>
    <w:rPr>
      <w:rFonts w:eastAsia="Times New Roman"/>
    </w:rPr>
  </w:style>
  <w:style w:type="paragraph" w:styleId="TOC1">
    <w:name w:val="toc 1"/>
    <w:aliases w:val="USDA TOC 1"/>
    <w:basedOn w:val="Normal"/>
    <w:next w:val="Normal"/>
    <w:autoRedefine/>
    <w:uiPriority w:val="39"/>
    <w:rsid w:val="00267AED"/>
    <w:pPr>
      <w:spacing w:after="100"/>
    </w:pPr>
    <w:rPr>
      <w:rFonts w:eastAsia="Times New Roman"/>
    </w:rPr>
  </w:style>
  <w:style w:type="paragraph" w:styleId="TOC3">
    <w:name w:val="toc 3"/>
    <w:basedOn w:val="Normal"/>
    <w:next w:val="Normal"/>
    <w:autoRedefine/>
    <w:uiPriority w:val="39"/>
    <w:rsid w:val="00267AED"/>
    <w:pPr>
      <w:spacing w:after="100"/>
      <w:ind w:left="440"/>
    </w:pPr>
    <w:rPr>
      <w:rFonts w:eastAsia="Times New Roman"/>
    </w:rPr>
  </w:style>
  <w:style w:type="paragraph" w:styleId="TOC4">
    <w:name w:val="toc 4"/>
    <w:basedOn w:val="Normal"/>
    <w:next w:val="Normal"/>
    <w:autoRedefine/>
    <w:uiPriority w:val="39"/>
    <w:rsid w:val="00267AED"/>
    <w:pPr>
      <w:spacing w:after="100"/>
      <w:ind w:left="660"/>
    </w:pPr>
    <w:rPr>
      <w:rFonts w:eastAsia="Times New Roman"/>
    </w:rPr>
  </w:style>
  <w:style w:type="paragraph" w:styleId="CommentSubject">
    <w:name w:val="annotation subject"/>
    <w:basedOn w:val="CommentText"/>
    <w:next w:val="CommentText"/>
    <w:link w:val="CommentSubjectChar"/>
    <w:uiPriority w:val="99"/>
    <w:semiHidden/>
    <w:rsid w:val="00267AED"/>
    <w:rPr>
      <w:b/>
      <w:bCs/>
    </w:rPr>
  </w:style>
  <w:style w:type="character" w:customStyle="1" w:styleId="CommentSubjectChar">
    <w:name w:val="Comment Subject Char"/>
    <w:basedOn w:val="CommentTextChar"/>
    <w:link w:val="CommentSubject"/>
    <w:uiPriority w:val="99"/>
    <w:semiHidden/>
    <w:rsid w:val="00267AED"/>
    <w:rPr>
      <w:rFonts w:eastAsia="Times New Roman"/>
      <w:b/>
      <w:bCs/>
    </w:rPr>
  </w:style>
  <w:style w:type="paragraph" w:styleId="Caption">
    <w:name w:val="caption"/>
    <w:aliases w:val="Figure Caption"/>
    <w:basedOn w:val="Normal"/>
    <w:next w:val="Normal"/>
    <w:uiPriority w:val="99"/>
    <w:qFormat/>
    <w:rsid w:val="00267AED"/>
    <w:pPr>
      <w:spacing w:before="60" w:line="240" w:lineRule="auto"/>
    </w:pPr>
    <w:rPr>
      <w:rFonts w:ascii="Times New Roman" w:eastAsia="Times New Roman" w:hAnsi="Times New Roman"/>
      <w:b/>
      <w:bCs/>
      <w:i/>
      <w:szCs w:val="18"/>
    </w:rPr>
  </w:style>
  <w:style w:type="table" w:styleId="LightList-Accent5">
    <w:name w:val="Light List Accent 5"/>
    <w:basedOn w:val="TableNormal"/>
    <w:uiPriority w:val="99"/>
    <w:rsid w:val="00267AED"/>
    <w:rPr>
      <w:rFonts w:eastAsia="Times New Roma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paragraph" w:styleId="TableofFigures">
    <w:name w:val="table of figures"/>
    <w:basedOn w:val="Normal"/>
    <w:next w:val="Normal"/>
    <w:uiPriority w:val="99"/>
    <w:rsid w:val="00267AED"/>
    <w:pPr>
      <w:spacing w:after="0"/>
    </w:pPr>
    <w:rPr>
      <w:rFonts w:eastAsia="Times New Roman"/>
    </w:rPr>
  </w:style>
  <w:style w:type="character" w:styleId="FollowedHyperlink">
    <w:name w:val="FollowedHyperlink"/>
    <w:basedOn w:val="DefaultParagraphFont"/>
    <w:uiPriority w:val="99"/>
    <w:rsid w:val="00267AED"/>
    <w:rPr>
      <w:rFonts w:cs="Times New Roman"/>
      <w:color w:val="800080"/>
      <w:u w:val="single"/>
    </w:rPr>
  </w:style>
  <w:style w:type="paragraph" w:styleId="FootnoteText">
    <w:name w:val="footnote text"/>
    <w:basedOn w:val="Normal"/>
    <w:link w:val="FootnoteTextChar"/>
    <w:semiHidden/>
    <w:unhideWhenUsed/>
    <w:rsid w:val="00CB3068"/>
    <w:pPr>
      <w:spacing w:after="0" w:line="240" w:lineRule="auto"/>
    </w:pPr>
    <w:rPr>
      <w:sz w:val="20"/>
      <w:szCs w:val="20"/>
    </w:rPr>
  </w:style>
  <w:style w:type="character" w:customStyle="1" w:styleId="FootnoteTextChar">
    <w:name w:val="Footnote Text Char"/>
    <w:basedOn w:val="DefaultParagraphFont"/>
    <w:link w:val="FootnoteText"/>
    <w:semiHidden/>
    <w:rsid w:val="00CB3068"/>
  </w:style>
  <w:style w:type="character" w:styleId="FootnoteReference">
    <w:name w:val="footnote reference"/>
    <w:basedOn w:val="DefaultParagraphFont"/>
    <w:semiHidden/>
    <w:unhideWhenUsed/>
    <w:rsid w:val="00CB3068"/>
    <w:rPr>
      <w:vertAlign w:val="superscript"/>
    </w:rPr>
  </w:style>
  <w:style w:type="paragraph" w:styleId="TOC5">
    <w:name w:val="toc 5"/>
    <w:basedOn w:val="Normal"/>
    <w:next w:val="Normal"/>
    <w:autoRedefine/>
    <w:uiPriority w:val="39"/>
    <w:unhideWhenUsed/>
    <w:rsid w:val="00CB3068"/>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CB3068"/>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CB3068"/>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CB3068"/>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CB3068"/>
    <w:pPr>
      <w:spacing w:after="100"/>
      <w:ind w:left="1760"/>
    </w:pPr>
    <w:rPr>
      <w:rFonts w:asciiTheme="minorHAnsi" w:eastAsiaTheme="minorEastAsia" w:hAnsiTheme="minorHAnsi" w:cstheme="minorBidi"/>
    </w:rPr>
  </w:style>
  <w:style w:type="paragraph" w:customStyle="1" w:styleId="Style1">
    <w:name w:val="Style1"/>
    <w:basedOn w:val="USDAHeading3"/>
    <w:link w:val="Style1Char"/>
    <w:qFormat/>
    <w:rsid w:val="00754A1C"/>
    <w:pPr>
      <w:ind w:left="0" w:firstLine="0"/>
    </w:pPr>
    <w:rPr>
      <w:color w:val="4F81BD"/>
    </w:rPr>
  </w:style>
  <w:style w:type="character" w:customStyle="1" w:styleId="Style1Char">
    <w:name w:val="Style1 Char"/>
    <w:basedOn w:val="USDAHeading3Char"/>
    <w:link w:val="Style1"/>
    <w:rsid w:val="00754A1C"/>
    <w:rPr>
      <w:rFonts w:ascii="Cambria" w:eastAsia="Times New Roman" w:hAnsi="Cambria"/>
      <w:b/>
      <w:bCs/>
      <w:i w:val="0"/>
      <w:iCs/>
      <w:color w:val="4F81BD"/>
      <w:sz w:val="24"/>
      <w:szCs w:val="24"/>
    </w:rPr>
  </w:style>
  <w:style w:type="paragraph" w:styleId="Revision">
    <w:name w:val="Revision"/>
    <w:hidden/>
    <w:uiPriority w:val="99"/>
    <w:semiHidden/>
    <w:rsid w:val="00496FAF"/>
    <w:rPr>
      <w:sz w:val="22"/>
      <w:szCs w:val="22"/>
    </w:rPr>
  </w:style>
  <w:style w:type="character" w:styleId="SubtleEmphasis">
    <w:name w:val="Subtle Emphasis"/>
    <w:basedOn w:val="DefaultParagraphFont"/>
    <w:uiPriority w:val="99"/>
    <w:qFormat/>
    <w:rsid w:val="00CE79D6"/>
    <w:rPr>
      <w:rFonts w:ascii="Times New Roman" w:hAnsi="Times New Roman" w:cs="Times New Roman"/>
      <w:i/>
      <w:iCs/>
      <w:color w:val="auto"/>
      <w:sz w:val="24"/>
    </w:rPr>
  </w:style>
  <w:style w:type="numbering" w:customStyle="1" w:styleId="StyleBulleted-SAtemplate">
    <w:name w:val="Style Bulleted - SA template"/>
    <w:rsid w:val="00F2766B"/>
    <w:pPr>
      <w:numPr>
        <w:numId w:val="42"/>
      </w:numPr>
    </w:pPr>
  </w:style>
  <w:style w:type="paragraph" w:customStyle="1" w:styleId="ClientXBullet1">
    <w:name w:val="Client X Bullet 1"/>
    <w:basedOn w:val="Normal"/>
    <w:link w:val="ClientXBullet1Char"/>
    <w:rsid w:val="00F2766B"/>
    <w:pPr>
      <w:numPr>
        <w:numId w:val="44"/>
      </w:numPr>
      <w:spacing w:before="120" w:after="120" w:line="240" w:lineRule="auto"/>
      <w:contextualSpacing/>
    </w:pPr>
    <w:rPr>
      <w:rFonts w:ascii="Arial" w:eastAsia="Times New Roman" w:hAnsi="Arial"/>
      <w:sz w:val="20"/>
      <w:szCs w:val="20"/>
    </w:rPr>
  </w:style>
  <w:style w:type="character" w:customStyle="1" w:styleId="ClientXBullet1Char">
    <w:name w:val="Client X Bullet 1 Char"/>
    <w:basedOn w:val="DefaultParagraphFont"/>
    <w:link w:val="ClientXBullet1"/>
    <w:rsid w:val="00F2766B"/>
    <w:rPr>
      <w:rFonts w:ascii="Arial" w:eastAsia="Times New Roman" w:hAnsi="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nhideWhenUsed="0" w:qFormat="1"/>
    <w:lsdException w:name="heading 2" w:qFormat="1"/>
    <w:lsdException w:name="heading 3" w:qFormat="1"/>
    <w:lsdException w:name="heading 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qFormat="1"/>
    <w:lsdException w:name="footnote reference" w:uiPriority="0"/>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rsid w:val="00A55B94"/>
    <w:pPr>
      <w:spacing w:after="200" w:line="276" w:lineRule="auto"/>
    </w:pPr>
    <w:rPr>
      <w:sz w:val="22"/>
      <w:szCs w:val="22"/>
    </w:rPr>
  </w:style>
  <w:style w:type="paragraph" w:styleId="Heading1">
    <w:name w:val="heading 1"/>
    <w:basedOn w:val="Normal"/>
    <w:next w:val="Normal"/>
    <w:link w:val="Heading1Char"/>
    <w:uiPriority w:val="99"/>
    <w:qFormat/>
    <w:rsid w:val="00267AED"/>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9"/>
    <w:qFormat/>
    <w:rsid w:val="00267AED"/>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9"/>
    <w:qFormat/>
    <w:rsid w:val="00267AED"/>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9"/>
    <w:qFormat/>
    <w:rsid w:val="00267AED"/>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6120"/>
    <w:pPr>
      <w:tabs>
        <w:tab w:val="center" w:pos="4680"/>
        <w:tab w:val="right" w:pos="9360"/>
      </w:tabs>
    </w:pPr>
  </w:style>
  <w:style w:type="character" w:customStyle="1" w:styleId="HeaderChar">
    <w:name w:val="Header Char"/>
    <w:basedOn w:val="DefaultParagraphFont"/>
    <w:link w:val="Header"/>
    <w:uiPriority w:val="99"/>
    <w:rsid w:val="00516120"/>
    <w:rPr>
      <w:sz w:val="22"/>
      <w:szCs w:val="22"/>
    </w:rPr>
  </w:style>
  <w:style w:type="paragraph" w:styleId="Footer">
    <w:name w:val="footer"/>
    <w:basedOn w:val="Normal"/>
    <w:link w:val="FooterChar"/>
    <w:uiPriority w:val="99"/>
    <w:unhideWhenUsed/>
    <w:rsid w:val="00516120"/>
    <w:pPr>
      <w:tabs>
        <w:tab w:val="center" w:pos="4680"/>
        <w:tab w:val="right" w:pos="9360"/>
      </w:tabs>
    </w:pPr>
  </w:style>
  <w:style w:type="character" w:customStyle="1" w:styleId="FooterChar">
    <w:name w:val="Footer Char"/>
    <w:basedOn w:val="DefaultParagraphFont"/>
    <w:link w:val="Footer"/>
    <w:uiPriority w:val="99"/>
    <w:rsid w:val="00516120"/>
    <w:rPr>
      <w:sz w:val="22"/>
      <w:szCs w:val="22"/>
    </w:rPr>
  </w:style>
  <w:style w:type="paragraph" w:styleId="Subtitle">
    <w:name w:val="Subtitle"/>
    <w:basedOn w:val="Normal"/>
    <w:link w:val="SubtitleChar"/>
    <w:uiPriority w:val="99"/>
    <w:qFormat/>
    <w:rsid w:val="004A29CE"/>
    <w:pPr>
      <w:keepNext/>
      <w:keepLines/>
      <w:spacing w:before="60" w:after="60" w:line="240" w:lineRule="auto"/>
      <w:jc w:val="center"/>
      <w:outlineLvl w:val="3"/>
    </w:pPr>
    <w:rPr>
      <w:rFonts w:ascii="Times New Roman" w:eastAsia="Times New Roman" w:hAnsi="Times New Roman"/>
      <w:bCs/>
      <w:iCs/>
      <w:color w:val="000000"/>
      <w:sz w:val="40"/>
      <w:szCs w:val="24"/>
    </w:rPr>
  </w:style>
  <w:style w:type="character" w:customStyle="1" w:styleId="SubtitleChar">
    <w:name w:val="Subtitle Char"/>
    <w:basedOn w:val="DefaultParagraphFont"/>
    <w:link w:val="Subtitle"/>
    <w:uiPriority w:val="99"/>
    <w:rsid w:val="004A29CE"/>
    <w:rPr>
      <w:rFonts w:ascii="Times New Roman" w:eastAsia="Times New Roman" w:hAnsi="Times New Roman"/>
      <w:bCs/>
      <w:iCs/>
      <w:color w:val="000000"/>
      <w:sz w:val="40"/>
      <w:szCs w:val="24"/>
    </w:rPr>
  </w:style>
  <w:style w:type="paragraph" w:styleId="Title">
    <w:name w:val="Title"/>
    <w:basedOn w:val="Normal"/>
    <w:next w:val="Normal"/>
    <w:link w:val="TitleChar"/>
    <w:uiPriority w:val="99"/>
    <w:qFormat/>
    <w:rsid w:val="004A29CE"/>
    <w:pPr>
      <w:keepNext/>
      <w:keepLines/>
      <w:spacing w:before="60" w:after="60" w:line="240" w:lineRule="auto"/>
      <w:jc w:val="center"/>
      <w:outlineLvl w:val="3"/>
    </w:pPr>
    <w:rPr>
      <w:rFonts w:ascii="Times New Roman" w:eastAsia="Times New Roman" w:hAnsi="Times New Roman"/>
      <w:bCs/>
      <w:iCs/>
      <w:color w:val="000000"/>
      <w:sz w:val="52"/>
      <w:szCs w:val="24"/>
    </w:rPr>
  </w:style>
  <w:style w:type="character" w:customStyle="1" w:styleId="TitleChar">
    <w:name w:val="Title Char"/>
    <w:basedOn w:val="DefaultParagraphFont"/>
    <w:link w:val="Title"/>
    <w:uiPriority w:val="99"/>
    <w:rsid w:val="004A29CE"/>
    <w:rPr>
      <w:rFonts w:ascii="Times New Roman" w:eastAsia="Times New Roman" w:hAnsi="Times New Roman"/>
      <w:bCs/>
      <w:iCs/>
      <w:color w:val="000000"/>
      <w:sz w:val="52"/>
      <w:szCs w:val="24"/>
    </w:rPr>
  </w:style>
  <w:style w:type="character" w:styleId="CommentReference">
    <w:name w:val="annotation reference"/>
    <w:basedOn w:val="DefaultParagraphFont"/>
    <w:uiPriority w:val="99"/>
    <w:semiHidden/>
    <w:rsid w:val="004A29CE"/>
    <w:rPr>
      <w:rFonts w:cs="Times New Roman"/>
      <w:sz w:val="16"/>
      <w:szCs w:val="16"/>
    </w:rPr>
  </w:style>
  <w:style w:type="paragraph" w:styleId="CommentText">
    <w:name w:val="annotation text"/>
    <w:basedOn w:val="Normal"/>
    <w:link w:val="CommentTextChar"/>
    <w:uiPriority w:val="99"/>
    <w:semiHidden/>
    <w:rsid w:val="004A29CE"/>
    <w:pPr>
      <w:spacing w:line="240" w:lineRule="auto"/>
    </w:pPr>
    <w:rPr>
      <w:rFonts w:eastAsia="Times New Roman"/>
      <w:sz w:val="20"/>
      <w:szCs w:val="20"/>
    </w:rPr>
  </w:style>
  <w:style w:type="character" w:customStyle="1" w:styleId="CommentTextChar">
    <w:name w:val="Comment Text Char"/>
    <w:basedOn w:val="DefaultParagraphFont"/>
    <w:link w:val="CommentText"/>
    <w:uiPriority w:val="99"/>
    <w:semiHidden/>
    <w:rsid w:val="004A29CE"/>
    <w:rPr>
      <w:rFonts w:eastAsia="Times New Roman"/>
    </w:rPr>
  </w:style>
  <w:style w:type="paragraph" w:customStyle="1" w:styleId="Subtitle2">
    <w:name w:val="Subtitle 2"/>
    <w:basedOn w:val="Normal"/>
    <w:link w:val="Subtitle2Char"/>
    <w:uiPriority w:val="99"/>
    <w:rsid w:val="004A29CE"/>
    <w:pPr>
      <w:keepNext/>
      <w:keepLines/>
      <w:pBdr>
        <w:top w:val="single" w:sz="12" w:space="1" w:color="006600" w:shadow="1"/>
        <w:left w:val="single" w:sz="12" w:space="4" w:color="006600" w:shadow="1"/>
        <w:bottom w:val="single" w:sz="12" w:space="1" w:color="006600" w:shadow="1"/>
        <w:right w:val="single" w:sz="12" w:space="4" w:color="006600" w:shadow="1"/>
      </w:pBdr>
      <w:spacing w:before="60" w:after="60" w:line="240" w:lineRule="auto"/>
      <w:jc w:val="center"/>
      <w:outlineLvl w:val="3"/>
    </w:pPr>
    <w:rPr>
      <w:rFonts w:ascii="Times New Roman" w:eastAsia="Times New Roman" w:hAnsi="Times New Roman"/>
      <w:b/>
      <w:bCs/>
      <w:iCs/>
      <w:color w:val="000000"/>
      <w:sz w:val="36"/>
      <w:szCs w:val="24"/>
    </w:rPr>
  </w:style>
  <w:style w:type="paragraph" w:customStyle="1" w:styleId="Subtitle3">
    <w:name w:val="Subtitle 3"/>
    <w:basedOn w:val="Normal"/>
    <w:link w:val="Subtitle3Char"/>
    <w:uiPriority w:val="99"/>
    <w:rsid w:val="004A29CE"/>
    <w:pPr>
      <w:keepNext/>
      <w:keepLines/>
      <w:pBdr>
        <w:top w:val="single" w:sz="12" w:space="1" w:color="006600" w:shadow="1"/>
        <w:left w:val="single" w:sz="12" w:space="4" w:color="006600" w:shadow="1"/>
        <w:bottom w:val="single" w:sz="12" w:space="1" w:color="006600" w:shadow="1"/>
        <w:right w:val="single" w:sz="12" w:space="4" w:color="006600" w:shadow="1"/>
      </w:pBdr>
      <w:spacing w:before="60" w:after="60" w:line="240" w:lineRule="auto"/>
      <w:jc w:val="center"/>
      <w:outlineLvl w:val="3"/>
    </w:pPr>
    <w:rPr>
      <w:rFonts w:ascii="Times New Roman" w:eastAsia="Times New Roman" w:hAnsi="Times New Roman"/>
      <w:bCs/>
      <w:iCs/>
      <w:color w:val="000000"/>
      <w:sz w:val="28"/>
      <w:szCs w:val="24"/>
    </w:rPr>
  </w:style>
  <w:style w:type="character" w:customStyle="1" w:styleId="Subtitle2Char">
    <w:name w:val="Subtitle 2 Char"/>
    <w:basedOn w:val="DefaultParagraphFont"/>
    <w:link w:val="Subtitle2"/>
    <w:uiPriority w:val="99"/>
    <w:locked/>
    <w:rsid w:val="004A29CE"/>
    <w:rPr>
      <w:rFonts w:ascii="Times New Roman" w:eastAsia="Times New Roman" w:hAnsi="Times New Roman"/>
      <w:b/>
      <w:bCs/>
      <w:iCs/>
      <w:color w:val="000000"/>
      <w:sz w:val="36"/>
      <w:szCs w:val="24"/>
    </w:rPr>
  </w:style>
  <w:style w:type="character" w:customStyle="1" w:styleId="Subtitle3Char">
    <w:name w:val="Subtitle 3 Char"/>
    <w:basedOn w:val="DefaultParagraphFont"/>
    <w:link w:val="Subtitle3"/>
    <w:uiPriority w:val="99"/>
    <w:locked/>
    <w:rsid w:val="004A29CE"/>
    <w:rPr>
      <w:rFonts w:ascii="Times New Roman" w:eastAsia="Times New Roman" w:hAnsi="Times New Roman"/>
      <w:bCs/>
      <w:iCs/>
      <w:color w:val="000000"/>
      <w:sz w:val="28"/>
      <w:szCs w:val="24"/>
    </w:rPr>
  </w:style>
  <w:style w:type="paragraph" w:styleId="BalloonText">
    <w:name w:val="Balloon Text"/>
    <w:basedOn w:val="Normal"/>
    <w:link w:val="BalloonTextChar"/>
    <w:uiPriority w:val="99"/>
    <w:semiHidden/>
    <w:unhideWhenUsed/>
    <w:rsid w:val="004A29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29CE"/>
    <w:rPr>
      <w:rFonts w:ascii="Tahoma" w:hAnsi="Tahoma" w:cs="Tahoma"/>
      <w:sz w:val="16"/>
      <w:szCs w:val="16"/>
    </w:rPr>
  </w:style>
  <w:style w:type="character" w:customStyle="1" w:styleId="Heading1Char">
    <w:name w:val="Heading 1 Char"/>
    <w:basedOn w:val="DefaultParagraphFont"/>
    <w:link w:val="Heading1"/>
    <w:uiPriority w:val="99"/>
    <w:rsid w:val="00267AED"/>
    <w:rPr>
      <w:rFonts w:ascii="Cambria" w:eastAsia="Times New Roman" w:hAnsi="Cambria"/>
      <w:b/>
      <w:bCs/>
      <w:color w:val="365F91"/>
      <w:sz w:val="28"/>
      <w:szCs w:val="28"/>
    </w:rPr>
  </w:style>
  <w:style w:type="character" w:customStyle="1" w:styleId="Heading2Char">
    <w:name w:val="Heading 2 Char"/>
    <w:basedOn w:val="DefaultParagraphFont"/>
    <w:link w:val="Heading2"/>
    <w:uiPriority w:val="99"/>
    <w:rsid w:val="00267AED"/>
    <w:rPr>
      <w:rFonts w:ascii="Cambria" w:eastAsia="Times New Roman" w:hAnsi="Cambria"/>
      <w:b/>
      <w:bCs/>
      <w:color w:val="4F81BD"/>
      <w:sz w:val="26"/>
      <w:szCs w:val="26"/>
    </w:rPr>
  </w:style>
  <w:style w:type="character" w:customStyle="1" w:styleId="Heading3Char">
    <w:name w:val="Heading 3 Char"/>
    <w:basedOn w:val="DefaultParagraphFont"/>
    <w:link w:val="Heading3"/>
    <w:uiPriority w:val="99"/>
    <w:rsid w:val="00267AED"/>
    <w:rPr>
      <w:rFonts w:ascii="Cambria" w:eastAsia="Times New Roman" w:hAnsi="Cambria"/>
      <w:b/>
      <w:bCs/>
      <w:color w:val="4F81BD"/>
      <w:sz w:val="22"/>
      <w:szCs w:val="22"/>
    </w:rPr>
  </w:style>
  <w:style w:type="character" w:customStyle="1" w:styleId="Heading4Char">
    <w:name w:val="Heading 4 Char"/>
    <w:basedOn w:val="DefaultParagraphFont"/>
    <w:link w:val="Heading4"/>
    <w:uiPriority w:val="99"/>
    <w:rsid w:val="00267AED"/>
    <w:rPr>
      <w:rFonts w:ascii="Cambria" w:eastAsia="Times New Roman" w:hAnsi="Cambria"/>
      <w:b/>
      <w:bCs/>
      <w:i/>
      <w:iCs/>
      <w:color w:val="4F81BD"/>
      <w:sz w:val="22"/>
      <w:szCs w:val="22"/>
    </w:rPr>
  </w:style>
  <w:style w:type="paragraph" w:styleId="ListParagraph">
    <w:name w:val="List Paragraph"/>
    <w:basedOn w:val="Normal"/>
    <w:link w:val="ListParagraphChar"/>
    <w:uiPriority w:val="34"/>
    <w:qFormat/>
    <w:rsid w:val="00267AED"/>
    <w:pPr>
      <w:ind w:left="720"/>
      <w:contextualSpacing/>
    </w:pPr>
    <w:rPr>
      <w:rFonts w:eastAsia="Times New Roman"/>
    </w:rPr>
  </w:style>
  <w:style w:type="paragraph" w:customStyle="1" w:styleId="USDAHeading1">
    <w:name w:val="USDA Heading 1"/>
    <w:basedOn w:val="Heading4"/>
    <w:link w:val="USDAHeading1Char"/>
    <w:uiPriority w:val="99"/>
    <w:rsid w:val="004E0450"/>
    <w:pPr>
      <w:numPr>
        <w:numId w:val="15"/>
      </w:numPr>
      <w:pBdr>
        <w:top w:val="single" w:sz="8" w:space="1" w:color="004800" w:shadow="1"/>
        <w:left w:val="single" w:sz="8" w:space="4" w:color="004800" w:shadow="1"/>
        <w:bottom w:val="single" w:sz="8" w:space="1" w:color="004800" w:shadow="1"/>
        <w:right w:val="single" w:sz="8" w:space="4" w:color="004800" w:shadow="1"/>
      </w:pBdr>
      <w:shd w:val="clear" w:color="auto" w:fill="004800"/>
      <w:spacing w:line="240" w:lineRule="auto"/>
    </w:pPr>
    <w:rPr>
      <w:i w:val="0"/>
      <w:color w:val="FFFFFF"/>
      <w:sz w:val="28"/>
      <w:szCs w:val="28"/>
    </w:rPr>
  </w:style>
  <w:style w:type="character" w:customStyle="1" w:styleId="USDAHeading1Char">
    <w:name w:val="USDA Heading 1 Char"/>
    <w:basedOn w:val="Heading1Char"/>
    <w:link w:val="USDAHeading1"/>
    <w:uiPriority w:val="99"/>
    <w:locked/>
    <w:rsid w:val="004E0450"/>
    <w:rPr>
      <w:rFonts w:ascii="Cambria" w:eastAsia="Times New Roman" w:hAnsi="Cambria"/>
      <w:b/>
      <w:bCs/>
      <w:iCs/>
      <w:color w:val="FFFFFF"/>
      <w:sz w:val="28"/>
      <w:szCs w:val="28"/>
      <w:shd w:val="clear" w:color="auto" w:fill="004800"/>
    </w:rPr>
  </w:style>
  <w:style w:type="paragraph" w:customStyle="1" w:styleId="USDAHeading2">
    <w:name w:val="USDA Heading 2"/>
    <w:basedOn w:val="Heading4"/>
    <w:link w:val="USDAHeading2Char"/>
    <w:uiPriority w:val="99"/>
    <w:rsid w:val="004E0450"/>
    <w:pPr>
      <w:numPr>
        <w:ilvl w:val="1"/>
        <w:numId w:val="15"/>
      </w:numPr>
      <w:pBdr>
        <w:bottom w:val="single" w:sz="8" w:space="1" w:color="004800"/>
      </w:pBdr>
      <w:spacing w:before="240"/>
    </w:pPr>
    <w:rPr>
      <w:i w:val="0"/>
      <w:color w:val="004800"/>
      <w:sz w:val="26"/>
      <w:szCs w:val="26"/>
    </w:rPr>
  </w:style>
  <w:style w:type="paragraph" w:customStyle="1" w:styleId="USDAHeading3">
    <w:name w:val="USDA Heading 3"/>
    <w:basedOn w:val="Heading4"/>
    <w:link w:val="USDAHeading3Char"/>
    <w:uiPriority w:val="99"/>
    <w:rsid w:val="00E374FA"/>
    <w:pPr>
      <w:numPr>
        <w:ilvl w:val="2"/>
        <w:numId w:val="15"/>
      </w:numPr>
    </w:pPr>
    <w:rPr>
      <w:i w:val="0"/>
      <w:color w:val="auto"/>
      <w:sz w:val="24"/>
      <w:szCs w:val="24"/>
    </w:rPr>
  </w:style>
  <w:style w:type="character" w:customStyle="1" w:styleId="USDAHeading2Char">
    <w:name w:val="USDA Heading 2 Char"/>
    <w:basedOn w:val="Heading4Char"/>
    <w:link w:val="USDAHeading2"/>
    <w:uiPriority w:val="99"/>
    <w:locked/>
    <w:rsid w:val="004E0450"/>
    <w:rPr>
      <w:rFonts w:ascii="Cambria" w:eastAsia="Times New Roman" w:hAnsi="Cambria"/>
      <w:b/>
      <w:bCs/>
      <w:i w:val="0"/>
      <w:iCs/>
      <w:color w:val="004800"/>
      <w:sz w:val="26"/>
      <w:szCs w:val="26"/>
    </w:rPr>
  </w:style>
  <w:style w:type="paragraph" w:customStyle="1" w:styleId="USDAHeading4">
    <w:name w:val="USDA Heading 4"/>
    <w:basedOn w:val="Heading4"/>
    <w:link w:val="USDAHeading4Char"/>
    <w:uiPriority w:val="99"/>
    <w:rsid w:val="00E374FA"/>
    <w:pPr>
      <w:numPr>
        <w:ilvl w:val="3"/>
        <w:numId w:val="15"/>
      </w:numPr>
    </w:pPr>
    <w:rPr>
      <w:b w:val="0"/>
      <w:color w:val="auto"/>
      <w:sz w:val="24"/>
    </w:rPr>
  </w:style>
  <w:style w:type="character" w:customStyle="1" w:styleId="USDAHeading3Char">
    <w:name w:val="USDA Heading 3 Char"/>
    <w:basedOn w:val="Heading4Char"/>
    <w:link w:val="USDAHeading3"/>
    <w:uiPriority w:val="99"/>
    <w:locked/>
    <w:rsid w:val="00E374FA"/>
    <w:rPr>
      <w:rFonts w:ascii="Cambria" w:eastAsia="Times New Roman" w:hAnsi="Cambria"/>
      <w:b/>
      <w:bCs/>
      <w:i w:val="0"/>
      <w:iCs/>
      <w:color w:val="4F81BD"/>
      <w:sz w:val="24"/>
      <w:szCs w:val="24"/>
    </w:rPr>
  </w:style>
  <w:style w:type="paragraph" w:customStyle="1" w:styleId="USDABullet1">
    <w:name w:val="USDA Bullet 1"/>
    <w:basedOn w:val="Heading4"/>
    <w:link w:val="USDABullet1Char"/>
    <w:uiPriority w:val="99"/>
    <w:rsid w:val="00267AED"/>
    <w:pPr>
      <w:keepNext w:val="0"/>
      <w:keepLines w:val="0"/>
      <w:widowControl w:val="0"/>
      <w:numPr>
        <w:numId w:val="3"/>
      </w:numPr>
      <w:spacing w:before="120" w:after="60"/>
      <w:ind w:left="360"/>
      <w:jc w:val="both"/>
    </w:pPr>
    <w:rPr>
      <w:rFonts w:ascii="Times New Roman" w:hAnsi="Times New Roman"/>
      <w:b w:val="0"/>
      <w:i w:val="0"/>
      <w:color w:val="auto"/>
      <w:sz w:val="24"/>
      <w:szCs w:val="24"/>
    </w:rPr>
  </w:style>
  <w:style w:type="character" w:customStyle="1" w:styleId="USDAHeading4Char">
    <w:name w:val="USDA Heading 4 Char"/>
    <w:basedOn w:val="Heading4Char"/>
    <w:link w:val="USDAHeading4"/>
    <w:uiPriority w:val="99"/>
    <w:locked/>
    <w:rsid w:val="00E374FA"/>
    <w:rPr>
      <w:rFonts w:ascii="Cambria" w:eastAsia="Times New Roman" w:hAnsi="Cambria"/>
      <w:b w:val="0"/>
      <w:bCs/>
      <w:i/>
      <w:iCs/>
      <w:color w:val="4F81BD"/>
      <w:sz w:val="24"/>
      <w:szCs w:val="22"/>
    </w:rPr>
  </w:style>
  <w:style w:type="paragraph" w:customStyle="1" w:styleId="USDABullet2">
    <w:name w:val="USDA Bullet 2"/>
    <w:basedOn w:val="Heading4"/>
    <w:link w:val="USDABullet2Char"/>
    <w:uiPriority w:val="99"/>
    <w:rsid w:val="00267AED"/>
    <w:pPr>
      <w:keepNext w:val="0"/>
      <w:keepLines w:val="0"/>
      <w:widowControl w:val="0"/>
      <w:numPr>
        <w:numId w:val="4"/>
      </w:numPr>
      <w:spacing w:before="60" w:after="60"/>
      <w:jc w:val="both"/>
    </w:pPr>
    <w:rPr>
      <w:rFonts w:ascii="Times New Roman" w:hAnsi="Times New Roman"/>
      <w:b w:val="0"/>
      <w:i w:val="0"/>
      <w:color w:val="auto"/>
      <w:sz w:val="24"/>
      <w:szCs w:val="20"/>
    </w:rPr>
  </w:style>
  <w:style w:type="character" w:customStyle="1" w:styleId="USDABullet1Char">
    <w:name w:val="USDA Bullet 1 Char"/>
    <w:basedOn w:val="Heading4Char"/>
    <w:link w:val="USDABullet1"/>
    <w:uiPriority w:val="99"/>
    <w:locked/>
    <w:rsid w:val="00267AED"/>
    <w:rPr>
      <w:rFonts w:ascii="Times New Roman" w:eastAsia="Times New Roman" w:hAnsi="Times New Roman"/>
      <w:b/>
      <w:bCs/>
      <w:i/>
      <w:iCs/>
      <w:color w:val="4F81BD"/>
      <w:sz w:val="24"/>
      <w:szCs w:val="24"/>
    </w:rPr>
  </w:style>
  <w:style w:type="paragraph" w:customStyle="1" w:styleId="USDABullet3">
    <w:name w:val="USDA Bullet 3"/>
    <w:basedOn w:val="Heading4"/>
    <w:next w:val="USDABullet2"/>
    <w:link w:val="USDABullet3Char"/>
    <w:uiPriority w:val="99"/>
    <w:rsid w:val="00267AED"/>
    <w:pPr>
      <w:numPr>
        <w:numId w:val="2"/>
      </w:numPr>
      <w:spacing w:before="60" w:after="60"/>
      <w:ind w:left="1800"/>
    </w:pPr>
    <w:rPr>
      <w:rFonts w:ascii="Times New Roman" w:hAnsi="Times New Roman"/>
      <w:b w:val="0"/>
      <w:i w:val="0"/>
      <w:color w:val="262626"/>
      <w:szCs w:val="20"/>
    </w:rPr>
  </w:style>
  <w:style w:type="character" w:customStyle="1" w:styleId="USDABullet2Char">
    <w:name w:val="USDA Bullet 2 Char"/>
    <w:basedOn w:val="Heading4Char"/>
    <w:link w:val="USDABullet2"/>
    <w:uiPriority w:val="99"/>
    <w:locked/>
    <w:rsid w:val="00267AED"/>
    <w:rPr>
      <w:rFonts w:ascii="Times New Roman" w:eastAsia="Times New Roman" w:hAnsi="Times New Roman"/>
      <w:b/>
      <w:bCs/>
      <w:i/>
      <w:iCs/>
      <w:color w:val="4F81BD"/>
      <w:sz w:val="24"/>
      <w:szCs w:val="22"/>
    </w:rPr>
  </w:style>
  <w:style w:type="character" w:customStyle="1" w:styleId="ListParagraphChar">
    <w:name w:val="List Paragraph Char"/>
    <w:basedOn w:val="DefaultParagraphFont"/>
    <w:link w:val="ListParagraph"/>
    <w:uiPriority w:val="34"/>
    <w:locked/>
    <w:rsid w:val="00267AED"/>
    <w:rPr>
      <w:rFonts w:eastAsia="Times New Roman"/>
      <w:sz w:val="22"/>
      <w:szCs w:val="22"/>
    </w:rPr>
  </w:style>
  <w:style w:type="character" w:customStyle="1" w:styleId="USDABullet3Char">
    <w:name w:val="USDA Bullet 3 Char"/>
    <w:basedOn w:val="ListParagraphChar"/>
    <w:link w:val="USDABullet3"/>
    <w:uiPriority w:val="99"/>
    <w:locked/>
    <w:rsid w:val="00267AED"/>
    <w:rPr>
      <w:rFonts w:ascii="Times New Roman" w:eastAsia="Times New Roman" w:hAnsi="Times New Roman"/>
      <w:bCs/>
      <w:iCs/>
      <w:color w:val="262626"/>
      <w:sz w:val="22"/>
      <w:szCs w:val="22"/>
    </w:rPr>
  </w:style>
  <w:style w:type="paragraph" w:customStyle="1" w:styleId="USDABody">
    <w:name w:val="USDA Body"/>
    <w:basedOn w:val="USDAHeading3"/>
    <w:link w:val="USDABodyChar"/>
    <w:uiPriority w:val="99"/>
    <w:rsid w:val="00D20112"/>
    <w:pPr>
      <w:keepNext w:val="0"/>
      <w:keepLines w:val="0"/>
      <w:widowControl w:val="0"/>
      <w:numPr>
        <w:ilvl w:val="0"/>
        <w:numId w:val="0"/>
      </w:numPr>
      <w:spacing w:before="60" w:after="60"/>
      <w:jc w:val="both"/>
    </w:pPr>
    <w:rPr>
      <w:rFonts w:ascii="Times New Roman" w:hAnsi="Times New Roman"/>
      <w:b w:val="0"/>
    </w:rPr>
  </w:style>
  <w:style w:type="paragraph" w:customStyle="1" w:styleId="USDAH2Body">
    <w:name w:val="USDA H2 Body"/>
    <w:basedOn w:val="USDABody"/>
    <w:link w:val="USDAH2BodyChar"/>
    <w:uiPriority w:val="99"/>
    <w:rsid w:val="00267AED"/>
  </w:style>
  <w:style w:type="character" w:customStyle="1" w:styleId="USDABodyChar">
    <w:name w:val="USDA Body Char"/>
    <w:basedOn w:val="USDAHeading3Char"/>
    <w:link w:val="USDABody"/>
    <w:uiPriority w:val="99"/>
    <w:locked/>
    <w:rsid w:val="00D20112"/>
    <w:rPr>
      <w:rFonts w:ascii="Times New Roman" w:eastAsia="Times New Roman" w:hAnsi="Times New Roman"/>
      <w:b w:val="0"/>
      <w:bCs/>
      <w:i w:val="0"/>
      <w:iCs/>
      <w:color w:val="4F81BD"/>
      <w:sz w:val="24"/>
      <w:szCs w:val="24"/>
    </w:rPr>
  </w:style>
  <w:style w:type="character" w:styleId="Hyperlink">
    <w:name w:val="Hyperlink"/>
    <w:basedOn w:val="DefaultParagraphFont"/>
    <w:uiPriority w:val="99"/>
    <w:rsid w:val="00267AED"/>
    <w:rPr>
      <w:rFonts w:cs="Times New Roman"/>
      <w:color w:val="0000FF"/>
      <w:u w:val="single"/>
    </w:rPr>
  </w:style>
  <w:style w:type="character" w:customStyle="1" w:styleId="USDAH2BodyChar">
    <w:name w:val="USDA H2 Body Char"/>
    <w:basedOn w:val="USDABodyChar"/>
    <w:link w:val="USDAH2Body"/>
    <w:uiPriority w:val="99"/>
    <w:locked/>
    <w:rsid w:val="00267AED"/>
    <w:rPr>
      <w:rFonts w:ascii="Times New Roman" w:eastAsia="Times New Roman" w:hAnsi="Times New Roman"/>
      <w:b w:val="0"/>
      <w:bCs/>
      <w:i w:val="0"/>
      <w:iCs/>
      <w:color w:val="4F81BD"/>
      <w:sz w:val="24"/>
      <w:szCs w:val="24"/>
    </w:rPr>
  </w:style>
  <w:style w:type="table" w:styleId="TableGrid">
    <w:name w:val="Table Grid"/>
    <w:basedOn w:val="TableNormal"/>
    <w:uiPriority w:val="59"/>
    <w:rsid w:val="00267AED"/>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USDATableBody">
    <w:name w:val="USDA Table Body"/>
    <w:basedOn w:val="USDABody"/>
    <w:rsid w:val="00267AED"/>
    <w:pPr>
      <w:spacing w:before="120" w:line="240" w:lineRule="auto"/>
      <w:outlineLvl w:val="9"/>
    </w:pPr>
    <w:rPr>
      <w:sz w:val="20"/>
      <w:szCs w:val="20"/>
    </w:rPr>
  </w:style>
  <w:style w:type="paragraph" w:customStyle="1" w:styleId="USDATableBullet">
    <w:name w:val="USDA Table Bullet"/>
    <w:basedOn w:val="USDABullet3"/>
    <w:rsid w:val="00267AED"/>
    <w:pPr>
      <w:spacing w:line="240" w:lineRule="auto"/>
      <w:ind w:left="720"/>
      <w:outlineLvl w:val="9"/>
    </w:pPr>
  </w:style>
  <w:style w:type="paragraph" w:customStyle="1" w:styleId="USDAH4Body">
    <w:name w:val="USDA H4 Body"/>
    <w:basedOn w:val="USDABody"/>
    <w:uiPriority w:val="99"/>
    <w:rsid w:val="00267AED"/>
    <w:rPr>
      <w:szCs w:val="22"/>
    </w:rPr>
  </w:style>
  <w:style w:type="paragraph" w:customStyle="1" w:styleId="Default">
    <w:name w:val="Default"/>
    <w:uiPriority w:val="99"/>
    <w:rsid w:val="00267AED"/>
    <w:pPr>
      <w:autoSpaceDE w:val="0"/>
      <w:autoSpaceDN w:val="0"/>
      <w:adjustRightInd w:val="0"/>
    </w:pPr>
    <w:rPr>
      <w:rFonts w:ascii="Arial" w:eastAsia="Times New Roman" w:hAnsi="Arial" w:cs="Arial"/>
      <w:color w:val="000000"/>
      <w:sz w:val="24"/>
      <w:szCs w:val="24"/>
    </w:rPr>
  </w:style>
  <w:style w:type="paragraph" w:styleId="NoSpacing">
    <w:name w:val="No Spacing"/>
    <w:link w:val="NoSpacingChar"/>
    <w:uiPriority w:val="99"/>
    <w:qFormat/>
    <w:rsid w:val="00267AED"/>
    <w:rPr>
      <w:rFonts w:eastAsia="Times New Roman"/>
      <w:sz w:val="22"/>
      <w:szCs w:val="22"/>
    </w:rPr>
  </w:style>
  <w:style w:type="character" w:customStyle="1" w:styleId="NoSpacingChar">
    <w:name w:val="No Spacing Char"/>
    <w:basedOn w:val="DefaultParagraphFont"/>
    <w:link w:val="NoSpacing"/>
    <w:uiPriority w:val="99"/>
    <w:locked/>
    <w:rsid w:val="00267AED"/>
    <w:rPr>
      <w:rFonts w:eastAsia="Times New Roman"/>
      <w:sz w:val="22"/>
      <w:szCs w:val="22"/>
      <w:lang w:val="en-US" w:eastAsia="en-US" w:bidi="ar-SA"/>
    </w:rPr>
  </w:style>
  <w:style w:type="paragraph" w:styleId="TOCHeading">
    <w:name w:val="TOC Heading"/>
    <w:aliases w:val="USDA TOC Heading"/>
    <w:basedOn w:val="Heading1"/>
    <w:next w:val="Normal"/>
    <w:uiPriority w:val="99"/>
    <w:qFormat/>
    <w:rsid w:val="00267AED"/>
    <w:pPr>
      <w:outlineLvl w:val="9"/>
    </w:pPr>
  </w:style>
  <w:style w:type="paragraph" w:styleId="TOC2">
    <w:name w:val="toc 2"/>
    <w:aliases w:val="USDA"/>
    <w:basedOn w:val="Normal"/>
    <w:next w:val="Normal"/>
    <w:autoRedefine/>
    <w:uiPriority w:val="39"/>
    <w:rsid w:val="00267AED"/>
    <w:pPr>
      <w:spacing w:after="100"/>
      <w:ind w:left="220"/>
    </w:pPr>
    <w:rPr>
      <w:rFonts w:eastAsia="Times New Roman"/>
    </w:rPr>
  </w:style>
  <w:style w:type="paragraph" w:styleId="TOC1">
    <w:name w:val="toc 1"/>
    <w:aliases w:val="USDA TOC 1"/>
    <w:basedOn w:val="Normal"/>
    <w:next w:val="Normal"/>
    <w:autoRedefine/>
    <w:uiPriority w:val="39"/>
    <w:rsid w:val="00267AED"/>
    <w:pPr>
      <w:spacing w:after="100"/>
    </w:pPr>
    <w:rPr>
      <w:rFonts w:eastAsia="Times New Roman"/>
    </w:rPr>
  </w:style>
  <w:style w:type="paragraph" w:styleId="TOC3">
    <w:name w:val="toc 3"/>
    <w:basedOn w:val="Normal"/>
    <w:next w:val="Normal"/>
    <w:autoRedefine/>
    <w:uiPriority w:val="39"/>
    <w:rsid w:val="00267AED"/>
    <w:pPr>
      <w:spacing w:after="100"/>
      <w:ind w:left="440"/>
    </w:pPr>
    <w:rPr>
      <w:rFonts w:eastAsia="Times New Roman"/>
    </w:rPr>
  </w:style>
  <w:style w:type="paragraph" w:styleId="TOC4">
    <w:name w:val="toc 4"/>
    <w:basedOn w:val="Normal"/>
    <w:next w:val="Normal"/>
    <w:autoRedefine/>
    <w:uiPriority w:val="39"/>
    <w:rsid w:val="00267AED"/>
    <w:pPr>
      <w:spacing w:after="100"/>
      <w:ind w:left="660"/>
    </w:pPr>
    <w:rPr>
      <w:rFonts w:eastAsia="Times New Roman"/>
    </w:rPr>
  </w:style>
  <w:style w:type="paragraph" w:styleId="CommentSubject">
    <w:name w:val="annotation subject"/>
    <w:basedOn w:val="CommentText"/>
    <w:next w:val="CommentText"/>
    <w:link w:val="CommentSubjectChar"/>
    <w:uiPriority w:val="99"/>
    <w:semiHidden/>
    <w:rsid w:val="00267AED"/>
    <w:rPr>
      <w:b/>
      <w:bCs/>
    </w:rPr>
  </w:style>
  <w:style w:type="character" w:customStyle="1" w:styleId="CommentSubjectChar">
    <w:name w:val="Comment Subject Char"/>
    <w:basedOn w:val="CommentTextChar"/>
    <w:link w:val="CommentSubject"/>
    <w:uiPriority w:val="99"/>
    <w:semiHidden/>
    <w:rsid w:val="00267AED"/>
    <w:rPr>
      <w:rFonts w:eastAsia="Times New Roman"/>
      <w:b/>
      <w:bCs/>
    </w:rPr>
  </w:style>
  <w:style w:type="paragraph" w:styleId="Caption">
    <w:name w:val="caption"/>
    <w:aliases w:val="Figure Caption"/>
    <w:basedOn w:val="Normal"/>
    <w:next w:val="Normal"/>
    <w:uiPriority w:val="99"/>
    <w:qFormat/>
    <w:rsid w:val="00267AED"/>
    <w:pPr>
      <w:spacing w:before="60" w:line="240" w:lineRule="auto"/>
    </w:pPr>
    <w:rPr>
      <w:rFonts w:ascii="Times New Roman" w:eastAsia="Times New Roman" w:hAnsi="Times New Roman"/>
      <w:b/>
      <w:bCs/>
      <w:i/>
      <w:szCs w:val="18"/>
    </w:rPr>
  </w:style>
  <w:style w:type="table" w:styleId="LightList-Accent5">
    <w:name w:val="Light List Accent 5"/>
    <w:basedOn w:val="TableNormal"/>
    <w:uiPriority w:val="99"/>
    <w:rsid w:val="00267AED"/>
    <w:rPr>
      <w:rFonts w:eastAsia="Times New Roma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paragraph" w:styleId="TableofFigures">
    <w:name w:val="table of figures"/>
    <w:basedOn w:val="Normal"/>
    <w:next w:val="Normal"/>
    <w:uiPriority w:val="99"/>
    <w:rsid w:val="00267AED"/>
    <w:pPr>
      <w:spacing w:after="0"/>
    </w:pPr>
    <w:rPr>
      <w:rFonts w:eastAsia="Times New Roman"/>
    </w:rPr>
  </w:style>
  <w:style w:type="character" w:styleId="FollowedHyperlink">
    <w:name w:val="FollowedHyperlink"/>
    <w:basedOn w:val="DefaultParagraphFont"/>
    <w:uiPriority w:val="99"/>
    <w:rsid w:val="00267AED"/>
    <w:rPr>
      <w:rFonts w:cs="Times New Roman"/>
      <w:color w:val="800080"/>
      <w:u w:val="single"/>
    </w:rPr>
  </w:style>
  <w:style w:type="paragraph" w:styleId="FootnoteText">
    <w:name w:val="footnote text"/>
    <w:basedOn w:val="Normal"/>
    <w:link w:val="FootnoteTextChar"/>
    <w:semiHidden/>
    <w:unhideWhenUsed/>
    <w:rsid w:val="00CB3068"/>
    <w:pPr>
      <w:spacing w:after="0" w:line="240" w:lineRule="auto"/>
    </w:pPr>
    <w:rPr>
      <w:sz w:val="20"/>
      <w:szCs w:val="20"/>
    </w:rPr>
  </w:style>
  <w:style w:type="character" w:customStyle="1" w:styleId="FootnoteTextChar">
    <w:name w:val="Footnote Text Char"/>
    <w:basedOn w:val="DefaultParagraphFont"/>
    <w:link w:val="FootnoteText"/>
    <w:semiHidden/>
    <w:rsid w:val="00CB3068"/>
  </w:style>
  <w:style w:type="character" w:styleId="FootnoteReference">
    <w:name w:val="footnote reference"/>
    <w:basedOn w:val="DefaultParagraphFont"/>
    <w:semiHidden/>
    <w:unhideWhenUsed/>
    <w:rsid w:val="00CB3068"/>
    <w:rPr>
      <w:vertAlign w:val="superscript"/>
    </w:rPr>
  </w:style>
  <w:style w:type="paragraph" w:styleId="TOC5">
    <w:name w:val="toc 5"/>
    <w:basedOn w:val="Normal"/>
    <w:next w:val="Normal"/>
    <w:autoRedefine/>
    <w:uiPriority w:val="39"/>
    <w:unhideWhenUsed/>
    <w:rsid w:val="00CB3068"/>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CB3068"/>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CB3068"/>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CB3068"/>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CB3068"/>
    <w:pPr>
      <w:spacing w:after="100"/>
      <w:ind w:left="1760"/>
    </w:pPr>
    <w:rPr>
      <w:rFonts w:asciiTheme="minorHAnsi" w:eastAsiaTheme="minorEastAsia" w:hAnsiTheme="minorHAnsi" w:cstheme="minorBidi"/>
    </w:rPr>
  </w:style>
  <w:style w:type="paragraph" w:customStyle="1" w:styleId="Style1">
    <w:name w:val="Style1"/>
    <w:basedOn w:val="USDAHeading3"/>
    <w:link w:val="Style1Char"/>
    <w:qFormat/>
    <w:rsid w:val="00754A1C"/>
    <w:pPr>
      <w:ind w:left="0" w:firstLine="0"/>
    </w:pPr>
    <w:rPr>
      <w:color w:val="4F81BD"/>
    </w:rPr>
  </w:style>
  <w:style w:type="character" w:customStyle="1" w:styleId="Style1Char">
    <w:name w:val="Style1 Char"/>
    <w:basedOn w:val="USDAHeading3Char"/>
    <w:link w:val="Style1"/>
    <w:rsid w:val="00754A1C"/>
    <w:rPr>
      <w:rFonts w:ascii="Cambria" w:eastAsia="Times New Roman" w:hAnsi="Cambria"/>
      <w:b/>
      <w:bCs/>
      <w:i w:val="0"/>
      <w:iCs/>
      <w:color w:val="4F81BD"/>
      <w:sz w:val="24"/>
      <w:szCs w:val="24"/>
    </w:rPr>
  </w:style>
  <w:style w:type="paragraph" w:styleId="Revision">
    <w:name w:val="Revision"/>
    <w:hidden/>
    <w:uiPriority w:val="99"/>
    <w:semiHidden/>
    <w:rsid w:val="00496FAF"/>
    <w:rPr>
      <w:sz w:val="22"/>
      <w:szCs w:val="22"/>
    </w:rPr>
  </w:style>
</w:styles>
</file>

<file path=word/webSettings.xml><?xml version="1.0" encoding="utf-8"?>
<w:webSettings xmlns:r="http://schemas.openxmlformats.org/officeDocument/2006/relationships" xmlns:w="http://schemas.openxmlformats.org/wordprocessingml/2006/main">
  <w:divs>
    <w:div w:id="234169968">
      <w:bodyDiv w:val="1"/>
      <w:marLeft w:val="0"/>
      <w:marRight w:val="0"/>
      <w:marTop w:val="0"/>
      <w:marBottom w:val="0"/>
      <w:divBdr>
        <w:top w:val="none" w:sz="0" w:space="0" w:color="auto"/>
        <w:left w:val="none" w:sz="0" w:space="0" w:color="auto"/>
        <w:bottom w:val="none" w:sz="0" w:space="0" w:color="auto"/>
        <w:right w:val="none" w:sz="0" w:space="0" w:color="auto"/>
      </w:divBdr>
    </w:div>
    <w:div w:id="288822020">
      <w:bodyDiv w:val="1"/>
      <w:marLeft w:val="0"/>
      <w:marRight w:val="0"/>
      <w:marTop w:val="0"/>
      <w:marBottom w:val="0"/>
      <w:divBdr>
        <w:top w:val="none" w:sz="0" w:space="0" w:color="auto"/>
        <w:left w:val="none" w:sz="0" w:space="0" w:color="auto"/>
        <w:bottom w:val="none" w:sz="0" w:space="0" w:color="auto"/>
        <w:right w:val="none" w:sz="0" w:space="0" w:color="auto"/>
      </w:divBdr>
    </w:div>
    <w:div w:id="1207447095">
      <w:bodyDiv w:val="1"/>
      <w:marLeft w:val="0"/>
      <w:marRight w:val="0"/>
      <w:marTop w:val="0"/>
      <w:marBottom w:val="0"/>
      <w:divBdr>
        <w:top w:val="none" w:sz="0" w:space="0" w:color="auto"/>
        <w:left w:val="none" w:sz="0" w:space="0" w:color="auto"/>
        <w:bottom w:val="none" w:sz="0" w:space="0" w:color="auto"/>
        <w:right w:val="none" w:sz="0" w:space="0" w:color="auto"/>
      </w:divBdr>
    </w:div>
    <w:div w:id="145621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hyperlink" Target="file:///F:\My%20Files(Denise-PC)\aHome\C-122%20Final\MIDAS_C1-22_TrainingPlanForTaskOrder3_V2DTR.docx" TargetMode="External"/><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www.samhsa.gov/" TargetMode="External"/><Relationship Id="rId28" Type="http://schemas.microsoft.com/office/2007/relationships/stylesWithEffects" Target="stylesWithEffects.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www.samhsa.gov/"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MIDAS_Docu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7AA61FCF9DC0348ABBE080C1EB98615" ma:contentTypeVersion="0" ma:contentTypeDescription="Create a new document." ma:contentTypeScope="" ma:versionID="7191a11ee719bee373bd8ba8d75404b7">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019F1D-071D-470F-A69A-4F6BB9E5013A}">
  <ds:schemaRefs>
    <ds:schemaRef ds:uri="http://schemas.microsoft.com/office/2006/metadata/properties"/>
  </ds:schemaRefs>
</ds:datastoreItem>
</file>

<file path=customXml/itemProps2.xml><?xml version="1.0" encoding="utf-8"?>
<ds:datastoreItem xmlns:ds="http://schemas.openxmlformats.org/officeDocument/2006/customXml" ds:itemID="{B982AD19-E4AB-43D9-A198-F6F47F95E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CDA2598-E0F1-40EC-82D4-8B8267880B0E}">
  <ds:schemaRefs>
    <ds:schemaRef ds:uri="http://schemas.microsoft.com/sharepoint/v3/contenttype/forms"/>
  </ds:schemaRefs>
</ds:datastoreItem>
</file>

<file path=customXml/itemProps4.xml><?xml version="1.0" encoding="utf-8"?>
<ds:datastoreItem xmlns:ds="http://schemas.openxmlformats.org/officeDocument/2006/customXml" ds:itemID="{BEEE39AE-C77F-4113-ABC8-1AB86D9FC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MIDAS_Document_Template.dotx</Template>
  <TotalTime>308</TotalTime>
  <Pages>93</Pages>
  <Words>26608</Words>
  <Characters>151666</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Darrel Nerove</dc:creator>
  <cp:lastModifiedBy>eugene.deloatch</cp:lastModifiedBy>
  <cp:revision>12</cp:revision>
  <cp:lastPrinted>2012-07-30T18:03:00Z</cp:lastPrinted>
  <dcterms:created xsi:type="dcterms:W3CDTF">2012-09-19T18:18:00Z</dcterms:created>
  <dcterms:modified xsi:type="dcterms:W3CDTF">2012-09-20T21:07:00Z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0x01010037AA61FCF9DC0348ABBE080C1EB98615</vt:lpwstr>
  </property>
</Properties>
</file>